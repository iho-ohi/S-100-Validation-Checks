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CEN"/>
            <w:bookmarkStart w:id="50" w:name="LIBTypeTitre"/>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CEN"/>
            <w:bookmarkStart w:id="53" w:name="LibFileEnTete"/>
            <w:bookmarkStart w:id="54" w:name="LibEntete"/>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
            <w:bookmarkStart w:id="57" w:name="LIBASynchroVF"/>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1015973" cy="880813"/>
                          </a:xfrm>
                          <a:prstGeom prst="rect">
                            <a:avLst/>
                          </a:prstGeom>
                          <a:solidFill>
                            <a:srgbClr val="F1EACA"/>
                          </a:solidFill>
                          <a:ln w="6350">
                            <a:noFill/>
                          </a:ln>
                        </wps:spPr>
                        <wps:txbx>
                          <w:txbxContent>
                            <w:p w14:paraId="1CDF0E05" w14:textId="50E01EDA" w:rsidR="009D0E32" w:rsidRPr="00B94B05" w:rsidRDefault="003A25B4" w:rsidP="00B66C1A">
                              <w:pPr>
                                <w:rPr>
                                  <w:rFonts w:cs="Arial"/>
                                  <w:b/>
                                </w:rPr>
                              </w:pPr>
                              <w:ins w:id="63" w:author="Raphael Malyankar" w:date="2026-08-31T15:55:00Z" w16du:dateUtc="2026-08-31T22:55:00Z">
                                <w:r>
                                  <w:rPr>
                                    <w:rFonts w:cs="Arial"/>
                                    <w:b/>
                                  </w:rPr>
                                  <w:t>WD</w:t>
                                </w:r>
                              </w:ins>
                              <w:del w:id="64" w:author="Raphael Malyankar" w:date="2026-08-31T15:55:00Z" w16du:dateUtc="2026-08-31T22:55:00Z">
                                <w:r w:rsidR="009D0E32" w:rsidRPr="00B94B05" w:rsidDel="003A25B4">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w:t>
                              </w:r>
                              <w:r w:rsidR="00A44874">
                                <w:rPr>
                                  <w:rFonts w:cs="Arial"/>
                                  <w:b/>
                                </w:rPr>
                                <w:t>98</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6553BF1B" w:rsidR="00CE3512" w:rsidRDefault="00F6147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 xml:space="preserve">Data Product </w:t>
                              </w:r>
                              <w:r w:rsidR="00B55F58">
                                <w:rPr>
                                  <w:rFonts w:ascii="Arial" w:hAnsi="Arial" w:cs="HelveticaNeueLT Std Med"/>
                                  <w:b/>
                                  <w:color w:val="00004C"/>
                                  <w:sz w:val="56"/>
                                  <w:szCs w:val="56"/>
                                </w:rPr>
                                <w:t>Interoperability</w:t>
                              </w:r>
                              <w:r>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300FF57F" w:rsidR="00A31B39" w:rsidRPr="00FD27EE" w:rsidRDefault="009D0E32" w:rsidP="00B66C1A">
                              <w:pPr>
                                <w:pStyle w:val="Basisalinea"/>
                                <w:suppressAutoHyphens/>
                                <w:spacing w:line="240" w:lineRule="auto"/>
                                <w:rPr>
                                  <w:rFonts w:ascii="Arial" w:hAnsi="Arial" w:cs="HelveticaNeueLT Std Med"/>
                                  <w:b/>
                                  <w:color w:val="00004C"/>
                                  <w:sz w:val="28"/>
                                  <w:szCs w:val="28"/>
                                </w:rPr>
                              </w:pPr>
                              <w:del w:id="65" w:author="Raphael Malyankar" w:date="2026-08-31T15:56:00Z" w16du:dateUtc="2026-08-31T22:56:00Z">
                                <w:r w:rsidDel="003A25B4">
                                  <w:rPr>
                                    <w:rFonts w:ascii="Arial" w:hAnsi="Arial" w:cs="HelveticaNeueLT Std Med"/>
                                    <w:b/>
                                    <w:color w:val="00004C"/>
                                    <w:sz w:val="28"/>
                                    <w:szCs w:val="28"/>
                                  </w:rPr>
                                  <w:delText xml:space="preserve">Edition </w:delText>
                                </w:r>
                              </w:del>
                              <w:ins w:id="66" w:author="Raphael Malyankar" w:date="2026-08-31T15:53:00Z" w16du:dateUtc="2026-08-31T22:53:00Z">
                                <w:r w:rsidR="003A25B4">
                                  <w:rPr>
                                    <w:rFonts w:ascii="Arial" w:hAnsi="Arial" w:cs="HelveticaNeueLT Std Med"/>
                                    <w:b/>
                                    <w:color w:val="00004C"/>
                                    <w:sz w:val="28"/>
                                    <w:szCs w:val="28"/>
                                  </w:rPr>
                                  <w:t xml:space="preserve">WD </w:t>
                                </w:r>
                              </w:ins>
                              <w:del w:id="67" w:author="Raphael Malyankar" w:date="2026-08-31T15:23:00Z" w16du:dateUtc="2026-08-31T22:23:00Z">
                                <w:r w:rsidR="00A4733C" w:rsidDel="00725E7F">
                                  <w:rPr>
                                    <w:rFonts w:ascii="Arial" w:hAnsi="Arial" w:cs="HelveticaNeueLT Std Med"/>
                                    <w:b/>
                                    <w:color w:val="00004C"/>
                                    <w:sz w:val="28"/>
                                    <w:szCs w:val="28"/>
                                  </w:rPr>
                                  <w:delText>1</w:delText>
                                </w:r>
                              </w:del>
                              <w:ins w:id="68" w:author="Raphael Malyankar" w:date="2026-08-31T15:23:00Z" w16du:dateUtc="2026-08-31T22:23:00Z">
                                <w:r w:rsidR="00725E7F">
                                  <w:rPr>
                                    <w:rFonts w:ascii="Arial" w:hAnsi="Arial" w:cs="HelveticaNeueLT Std Med"/>
                                    <w:b/>
                                    <w:color w:val="00004C"/>
                                    <w:sz w:val="28"/>
                                    <w:szCs w:val="28"/>
                                  </w:rPr>
                                  <w:t>2</w:t>
                                </w:r>
                              </w:ins>
                              <w:r w:rsidR="00A4733C">
                                <w:rPr>
                                  <w:rFonts w:ascii="Arial" w:hAnsi="Arial" w:cs="HelveticaNeueLT Std Med"/>
                                  <w:b/>
                                  <w:color w:val="00004C"/>
                                  <w:sz w:val="28"/>
                                  <w:szCs w:val="28"/>
                                </w:rPr>
                                <w:t>.0.0</w:t>
                              </w:r>
                              <w:r w:rsidR="006D5701">
                                <w:rPr>
                                  <w:rFonts w:ascii="Arial" w:hAnsi="Arial" w:cs="HelveticaNeueLT Std Med"/>
                                  <w:b/>
                                  <w:color w:val="00004C"/>
                                  <w:sz w:val="28"/>
                                  <w:szCs w:val="28"/>
                                </w:rPr>
                                <w:t>-</w:t>
                              </w:r>
                              <w:del w:id="69" w:author="Raphael Malyankar" w:date="2026-08-31T15:23:00Z" w16du:dateUtc="2026-08-31T22:23:00Z">
                                <w:r w:rsidR="006D5701" w:rsidDel="00725E7F">
                                  <w:rPr>
                                    <w:rFonts w:ascii="Arial" w:hAnsi="Arial" w:cs="HelveticaNeueLT Std Med"/>
                                    <w:b/>
                                    <w:color w:val="00004C"/>
                                    <w:sz w:val="28"/>
                                    <w:szCs w:val="28"/>
                                  </w:rPr>
                                  <w:delText>20250224</w:delText>
                                </w:r>
                              </w:del>
                              <w:ins w:id="70" w:author="Raphael Malyankar" w:date="2026-08-31T15:23:00Z" w16du:dateUtc="2026-08-31T22:23:00Z">
                                <w:r w:rsidR="00725E7F">
                                  <w:rPr>
                                    <w:rFonts w:ascii="Arial" w:hAnsi="Arial" w:cs="HelveticaNeueLT Std Med"/>
                                    <w:b/>
                                    <w:color w:val="00004C"/>
                                    <w:sz w:val="28"/>
                                    <w:szCs w:val="28"/>
                                  </w:rPr>
                                  <w:t>20260831</w:t>
                                </w:r>
                              </w:ins>
                            </w:p>
                            <w:p w14:paraId="7979CF00" w14:textId="6DF99FCA"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w:t>
                              </w:r>
                              <w:r w:rsidR="00B55F58">
                                <w:rPr>
                                  <w:rFonts w:ascii="Arial" w:hAnsi="Arial" w:cs="HelveticaNeueLT Std Med"/>
                                  <w:b/>
                                  <w:color w:val="00004C"/>
                                  <w:sz w:val="28"/>
                                  <w:szCs w:val="28"/>
                                </w:rPr>
                                <w:t>98</w:t>
                              </w:r>
                              <w:r>
                                <w:rPr>
                                  <w:rFonts w:ascii="Arial" w:hAnsi="Arial" w:cs="HelveticaNeueLT Std Med"/>
                                  <w:b/>
                                  <w:color w:val="00004C"/>
                                  <w:sz w:val="28"/>
                                  <w:szCs w:val="28"/>
                                </w:rPr>
                                <w:t xml:space="preserve"> Edition </w:t>
                              </w:r>
                              <w:ins w:id="71" w:author="Raphael Malyankar" w:date="2026-08-31T15:23:00Z" w16du:dateUtc="2026-08-31T22:23:00Z">
                                <w:r w:rsidR="00725E7F">
                                  <w:rPr>
                                    <w:rFonts w:ascii="Arial" w:hAnsi="Arial" w:cs="HelveticaNeueLT Std Med"/>
                                    <w:b/>
                                    <w:color w:val="00004C"/>
                                    <w:sz w:val="28"/>
                                    <w:szCs w:val="28"/>
                                  </w:rPr>
                                  <w:t>3.</w:t>
                                </w:r>
                              </w:ins>
                              <w:ins w:id="72" w:author="Raphael Malyankar" w:date="2026-08-31T15:24:00Z" w16du:dateUtc="2026-08-31T22:24:00Z">
                                <w:r w:rsidR="00725E7F">
                                  <w:rPr>
                                    <w:rFonts w:ascii="Arial" w:hAnsi="Arial" w:cs="HelveticaNeueLT Std Med"/>
                                    <w:b/>
                                    <w:color w:val="00004C"/>
                                    <w:sz w:val="28"/>
                                    <w:szCs w:val="28"/>
                                  </w:rPr>
                                  <w:t>0</w:t>
                                </w:r>
                              </w:ins>
                              <w:del w:id="73" w:author="Raphael Malyankar" w:date="2026-08-31T15:23:00Z" w16du:dateUtc="2026-08-31T22:23:00Z">
                                <w:r w:rsidR="00DB2CFF" w:rsidRPr="00E62BE5" w:rsidDel="00725E7F">
                                  <w:rPr>
                                    <w:rFonts w:ascii="Arial" w:hAnsi="Arial" w:cs="HelveticaNeueLT Std Med"/>
                                    <w:b/>
                                    <w:color w:val="00004C"/>
                                    <w:sz w:val="28"/>
                                    <w:szCs w:val="28"/>
                                    <w:highlight w:val="yellow"/>
                                  </w:rPr>
                                  <w:delText>1</w:delText>
                                </w:r>
                                <w:r w:rsidR="00DB2CFF" w:rsidDel="00725E7F">
                                  <w:rPr>
                                    <w:rFonts w:ascii="Arial" w:hAnsi="Arial" w:cs="HelveticaNeueLT Std Med"/>
                                    <w:b/>
                                    <w:color w:val="00004C"/>
                                    <w:sz w:val="28"/>
                                    <w:szCs w:val="28"/>
                                  </w:rPr>
                                  <w:delText>.</w:delText>
                                </w:r>
                                <w:r w:rsidR="00A4733C" w:rsidDel="00725E7F">
                                  <w:rPr>
                                    <w:rFonts w:ascii="Arial" w:hAnsi="Arial" w:cs="HelveticaNeueLT Std Med"/>
                                    <w:b/>
                                    <w:color w:val="00004C"/>
                                    <w:sz w:val="28"/>
                                    <w:szCs w:val="28"/>
                                  </w:rPr>
                                  <w:delText>8</w:delText>
                                </w:r>
                              </w:del>
                              <w:r w:rsidR="0010055A" w:rsidRPr="00D80E53">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Q8NtwQAAAo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">
                <v:shapetype id="_x0000_t202" coordsize="21600,21600" o:spt="202" path="m,l,21600r21600,l21600,xe">
                  <v:stroke joinstyle="miter"/>
                  <v:path gradientshapeok="t" o:connecttype="rect"/>
                </v:shapetype>
                <v:shape id="Tekstvak 2" o:spid="_x0000_s1027" type="#_x0000_t202" style="position:absolute;left:9346;top:283;width:10159;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50E01EDA" w:rsidR="009D0E32" w:rsidRPr="00B94B05" w:rsidRDefault="003A25B4" w:rsidP="00B66C1A">
                        <w:pPr>
                          <w:rPr>
                            <w:rFonts w:cs="Arial"/>
                            <w:b/>
                          </w:rPr>
                        </w:pPr>
                        <w:ins w:id="74" w:author="Raphael Malyankar" w:date="2026-08-31T15:55:00Z" w16du:dateUtc="2026-08-31T22:55:00Z">
                          <w:r>
                            <w:rPr>
                              <w:rFonts w:cs="Arial"/>
                              <w:b/>
                            </w:rPr>
                            <w:t>WD</w:t>
                          </w:r>
                        </w:ins>
                        <w:del w:id="75" w:author="Raphael Malyankar" w:date="2026-08-31T15:55:00Z" w16du:dateUtc="2026-08-31T22:55:00Z">
                          <w:r w:rsidR="009D0E32" w:rsidRPr="00B94B05" w:rsidDel="003A25B4">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w:t>
                        </w:r>
                        <w:r w:rsidR="00A44874">
                          <w:rPr>
                            <w:rFonts w:cs="Arial"/>
                            <w:b/>
                          </w:rPr>
                          <w:t>98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6553BF1B" w:rsidR="00CE3512" w:rsidRDefault="00F6147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 xml:space="preserve">Data Product </w:t>
                        </w:r>
                        <w:r w:rsidR="00B55F58">
                          <w:rPr>
                            <w:rFonts w:ascii="Arial" w:hAnsi="Arial" w:cs="HelveticaNeueLT Std Med"/>
                            <w:b/>
                            <w:color w:val="00004C"/>
                            <w:sz w:val="56"/>
                            <w:szCs w:val="56"/>
                          </w:rPr>
                          <w:t>Interoperability</w:t>
                        </w:r>
                        <w:r>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300FF57F" w:rsidR="00A31B39" w:rsidRPr="00FD27EE" w:rsidRDefault="009D0E32" w:rsidP="00B66C1A">
                        <w:pPr>
                          <w:pStyle w:val="Basisalinea"/>
                          <w:suppressAutoHyphens/>
                          <w:spacing w:line="240" w:lineRule="auto"/>
                          <w:rPr>
                            <w:rFonts w:ascii="Arial" w:hAnsi="Arial" w:cs="HelveticaNeueLT Std Med"/>
                            <w:b/>
                            <w:color w:val="00004C"/>
                            <w:sz w:val="28"/>
                            <w:szCs w:val="28"/>
                          </w:rPr>
                        </w:pPr>
                        <w:del w:id="76" w:author="Raphael Malyankar" w:date="2026-08-31T15:56:00Z" w16du:dateUtc="2026-08-31T22:56:00Z">
                          <w:r w:rsidDel="003A25B4">
                            <w:rPr>
                              <w:rFonts w:ascii="Arial" w:hAnsi="Arial" w:cs="HelveticaNeueLT Std Med"/>
                              <w:b/>
                              <w:color w:val="00004C"/>
                              <w:sz w:val="28"/>
                              <w:szCs w:val="28"/>
                            </w:rPr>
                            <w:delText xml:space="preserve">Edition </w:delText>
                          </w:r>
                        </w:del>
                        <w:ins w:id="77" w:author="Raphael Malyankar" w:date="2026-08-31T15:53:00Z" w16du:dateUtc="2026-08-31T22:53:00Z">
                          <w:r w:rsidR="003A25B4">
                            <w:rPr>
                              <w:rFonts w:ascii="Arial" w:hAnsi="Arial" w:cs="HelveticaNeueLT Std Med"/>
                              <w:b/>
                              <w:color w:val="00004C"/>
                              <w:sz w:val="28"/>
                              <w:szCs w:val="28"/>
                            </w:rPr>
                            <w:t xml:space="preserve">WD </w:t>
                          </w:r>
                        </w:ins>
                        <w:del w:id="78" w:author="Raphael Malyankar" w:date="2026-08-31T15:23:00Z" w16du:dateUtc="2026-08-31T22:23:00Z">
                          <w:r w:rsidR="00A4733C" w:rsidDel="00725E7F">
                            <w:rPr>
                              <w:rFonts w:ascii="Arial" w:hAnsi="Arial" w:cs="HelveticaNeueLT Std Med"/>
                              <w:b/>
                              <w:color w:val="00004C"/>
                              <w:sz w:val="28"/>
                              <w:szCs w:val="28"/>
                            </w:rPr>
                            <w:delText>1</w:delText>
                          </w:r>
                        </w:del>
                        <w:ins w:id="79" w:author="Raphael Malyankar" w:date="2026-08-31T15:23:00Z" w16du:dateUtc="2026-08-31T22:23:00Z">
                          <w:r w:rsidR="00725E7F">
                            <w:rPr>
                              <w:rFonts w:ascii="Arial" w:hAnsi="Arial" w:cs="HelveticaNeueLT Std Med"/>
                              <w:b/>
                              <w:color w:val="00004C"/>
                              <w:sz w:val="28"/>
                              <w:szCs w:val="28"/>
                            </w:rPr>
                            <w:t>2</w:t>
                          </w:r>
                        </w:ins>
                        <w:r w:rsidR="00A4733C">
                          <w:rPr>
                            <w:rFonts w:ascii="Arial" w:hAnsi="Arial" w:cs="HelveticaNeueLT Std Med"/>
                            <w:b/>
                            <w:color w:val="00004C"/>
                            <w:sz w:val="28"/>
                            <w:szCs w:val="28"/>
                          </w:rPr>
                          <w:t>.0.0</w:t>
                        </w:r>
                        <w:r w:rsidR="006D5701">
                          <w:rPr>
                            <w:rFonts w:ascii="Arial" w:hAnsi="Arial" w:cs="HelveticaNeueLT Std Med"/>
                            <w:b/>
                            <w:color w:val="00004C"/>
                            <w:sz w:val="28"/>
                            <w:szCs w:val="28"/>
                          </w:rPr>
                          <w:t>-</w:t>
                        </w:r>
                        <w:del w:id="80" w:author="Raphael Malyankar" w:date="2026-08-31T15:23:00Z" w16du:dateUtc="2026-08-31T22:23:00Z">
                          <w:r w:rsidR="006D5701" w:rsidDel="00725E7F">
                            <w:rPr>
                              <w:rFonts w:ascii="Arial" w:hAnsi="Arial" w:cs="HelveticaNeueLT Std Med"/>
                              <w:b/>
                              <w:color w:val="00004C"/>
                              <w:sz w:val="28"/>
                              <w:szCs w:val="28"/>
                            </w:rPr>
                            <w:delText>20250224</w:delText>
                          </w:r>
                        </w:del>
                        <w:ins w:id="81" w:author="Raphael Malyankar" w:date="2026-08-31T15:23:00Z" w16du:dateUtc="2026-08-31T22:23:00Z">
                          <w:r w:rsidR="00725E7F">
                            <w:rPr>
                              <w:rFonts w:ascii="Arial" w:hAnsi="Arial" w:cs="HelveticaNeueLT Std Med"/>
                              <w:b/>
                              <w:color w:val="00004C"/>
                              <w:sz w:val="28"/>
                              <w:szCs w:val="28"/>
                            </w:rPr>
                            <w:t>20260831</w:t>
                          </w:r>
                        </w:ins>
                      </w:p>
                      <w:p w14:paraId="7979CF00" w14:textId="6DF99FCA"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w:t>
                        </w:r>
                        <w:r w:rsidR="00B55F58">
                          <w:rPr>
                            <w:rFonts w:ascii="Arial" w:hAnsi="Arial" w:cs="HelveticaNeueLT Std Med"/>
                            <w:b/>
                            <w:color w:val="00004C"/>
                            <w:sz w:val="28"/>
                            <w:szCs w:val="28"/>
                          </w:rPr>
                          <w:t>98</w:t>
                        </w:r>
                        <w:r>
                          <w:rPr>
                            <w:rFonts w:ascii="Arial" w:hAnsi="Arial" w:cs="HelveticaNeueLT Std Med"/>
                            <w:b/>
                            <w:color w:val="00004C"/>
                            <w:sz w:val="28"/>
                            <w:szCs w:val="28"/>
                          </w:rPr>
                          <w:t xml:space="preserve"> Edition </w:t>
                        </w:r>
                        <w:ins w:id="82" w:author="Raphael Malyankar" w:date="2026-08-31T15:23:00Z" w16du:dateUtc="2026-08-31T22:23:00Z">
                          <w:r w:rsidR="00725E7F">
                            <w:rPr>
                              <w:rFonts w:ascii="Arial" w:hAnsi="Arial" w:cs="HelveticaNeueLT Std Med"/>
                              <w:b/>
                              <w:color w:val="00004C"/>
                              <w:sz w:val="28"/>
                              <w:szCs w:val="28"/>
                            </w:rPr>
                            <w:t>3.</w:t>
                          </w:r>
                        </w:ins>
                        <w:ins w:id="83" w:author="Raphael Malyankar" w:date="2026-08-31T15:24:00Z" w16du:dateUtc="2026-08-31T22:24:00Z">
                          <w:r w:rsidR="00725E7F">
                            <w:rPr>
                              <w:rFonts w:ascii="Arial" w:hAnsi="Arial" w:cs="HelveticaNeueLT Std Med"/>
                              <w:b/>
                              <w:color w:val="00004C"/>
                              <w:sz w:val="28"/>
                              <w:szCs w:val="28"/>
                            </w:rPr>
                            <w:t>0</w:t>
                          </w:r>
                        </w:ins>
                        <w:del w:id="84" w:author="Raphael Malyankar" w:date="2026-08-31T15:23:00Z" w16du:dateUtc="2026-08-31T22:23:00Z">
                          <w:r w:rsidR="00DB2CFF" w:rsidRPr="00E62BE5" w:rsidDel="00725E7F">
                            <w:rPr>
                              <w:rFonts w:ascii="Arial" w:hAnsi="Arial" w:cs="HelveticaNeueLT Std Med"/>
                              <w:b/>
                              <w:color w:val="00004C"/>
                              <w:sz w:val="28"/>
                              <w:szCs w:val="28"/>
                              <w:highlight w:val="yellow"/>
                            </w:rPr>
                            <w:delText>1</w:delText>
                          </w:r>
                          <w:r w:rsidR="00DB2CFF" w:rsidDel="00725E7F">
                            <w:rPr>
                              <w:rFonts w:ascii="Arial" w:hAnsi="Arial" w:cs="HelveticaNeueLT Std Med"/>
                              <w:b/>
                              <w:color w:val="00004C"/>
                              <w:sz w:val="28"/>
                              <w:szCs w:val="28"/>
                            </w:rPr>
                            <w:delText>.</w:delText>
                          </w:r>
                          <w:r w:rsidR="00A4733C" w:rsidDel="00725E7F">
                            <w:rPr>
                              <w:rFonts w:ascii="Arial" w:hAnsi="Arial" w:cs="HelveticaNeueLT Std Med"/>
                              <w:b/>
                              <w:color w:val="00004C"/>
                              <w:sz w:val="28"/>
                              <w:szCs w:val="28"/>
                            </w:rPr>
                            <w:delText>8</w:delText>
                          </w:r>
                        </w:del>
                        <w:r w:rsidR="0010055A" w:rsidRPr="00D80E53">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2F342541"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ins w:id="85" w:author="Raphael Malyankar" w:date="2026-08-31T15:24:00Z" w16du:dateUtc="2026-08-31T22:24:00Z">
              <w:r w:rsidR="00725E7F">
                <w:rPr>
                  <w:rFonts w:ascii="Helvetica" w:hAnsi="Helvetica"/>
                  <w:sz w:val="22"/>
                  <w:lang w:val="en-GB"/>
                </w:rPr>
                <w:t>6</w:t>
              </w:r>
            </w:ins>
            <w:del w:id="86" w:author="Raphael Malyankar" w:date="2026-08-31T15:24:00Z" w16du:dateUtc="2026-08-31T22:24:00Z">
              <w:r w:rsidR="00A4733C" w:rsidDel="00725E7F">
                <w:rPr>
                  <w:rFonts w:ascii="Helvetica" w:hAnsi="Helvetica"/>
                  <w:sz w:val="22"/>
                  <w:lang w:val="en-GB"/>
                </w:rPr>
                <w:delText>5</w:delText>
              </w:r>
            </w:del>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87" w:name="_Hlk162625566"/>
      <w:r w:rsidRPr="00CF30EA">
        <w:rPr>
          <w:bCs/>
          <w:color w:val="auto"/>
          <w:lang w:val="en-GB"/>
        </w:rPr>
        <w:lastRenderedPageBreak/>
        <w:t>Document History</w:t>
      </w:r>
    </w:p>
    <w:bookmarkEnd w:id="87"/>
    <w:p w14:paraId="292089DF" w14:textId="1531424F" w:rsidR="00B943EE" w:rsidRPr="001C137B" w:rsidRDefault="00B943EE" w:rsidP="001C137B">
      <w:pPr>
        <w:spacing w:line="240" w:lineRule="auto"/>
        <w:rPr>
          <w:rFonts w:eastAsiaTheme="minorEastAsia" w:cs="Arial"/>
          <w:lang w:val="en-GB"/>
        </w:rPr>
      </w:pPr>
      <w:r w:rsidRPr="00CF30EA">
        <w:rPr>
          <w:lang w:val="en-GB"/>
        </w:rPr>
        <w:t xml:space="preserve">Changes to this Specification are coordinated by the </w:t>
      </w:r>
      <w:bookmarkStart w:id="88" w:name="_Hlk179552209"/>
      <w:r w:rsidR="001C137B" w:rsidRPr="001C137B">
        <w:rPr>
          <w:rFonts w:eastAsiaTheme="minorEastAsia" w:cs="Arial"/>
          <w:lang w:val="en-GB"/>
        </w:rPr>
        <w:t xml:space="preserve">IHO </w:t>
      </w:r>
      <w:bookmarkEnd w:id="88"/>
      <w:r w:rsidR="00B55F58">
        <w:rPr>
          <w:rFonts w:eastAsiaTheme="minorEastAsia" w:cs="Arial"/>
          <w:lang w:val="en-GB"/>
        </w:rPr>
        <w:t>S-100 Working Group</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89" w:author="Raphael Malyankar" w:date="2026-08-31T15:57:00Z" w16du:dateUtc="2026-08-31T22:57: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075"/>
        <w:gridCol w:w="1260"/>
        <w:gridCol w:w="1530"/>
        <w:gridCol w:w="5151"/>
        <w:tblGridChange w:id="90">
          <w:tblGrid>
            <w:gridCol w:w="985"/>
            <w:gridCol w:w="90"/>
            <w:gridCol w:w="1260"/>
            <w:gridCol w:w="1530"/>
            <w:gridCol w:w="5151"/>
          </w:tblGrid>
        </w:tblGridChange>
      </w:tblGrid>
      <w:tr w:rsidR="000701DE" w:rsidRPr="00CF30EA" w14:paraId="61B80077" w14:textId="77777777" w:rsidTr="003A25B4">
        <w:trPr>
          <w:cantSplit/>
          <w:trPrChange w:id="91" w:author="Raphael Malyankar" w:date="2026-08-31T15:57:00Z" w16du:dateUtc="2026-08-31T22:57:00Z">
            <w:trPr>
              <w:cantSplit/>
            </w:trPr>
          </w:trPrChange>
        </w:trPr>
        <w:tc>
          <w:tcPr>
            <w:tcW w:w="1075" w:type="dxa"/>
            <w:shd w:val="clear" w:color="auto" w:fill="D9D9D9" w:themeFill="background1" w:themeFillShade="D9"/>
            <w:tcPrChange w:id="92" w:author="Raphael Malyankar" w:date="2026-08-31T15:57:00Z" w16du:dateUtc="2026-08-31T22:57:00Z">
              <w:tcPr>
                <w:tcW w:w="985" w:type="dxa"/>
                <w:shd w:val="clear" w:color="auto" w:fill="D9D9D9" w:themeFill="background1" w:themeFillShade="D9"/>
              </w:tcPr>
            </w:tcPrChange>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260" w:type="dxa"/>
            <w:shd w:val="clear" w:color="auto" w:fill="D9D9D9" w:themeFill="background1" w:themeFillShade="D9"/>
            <w:tcPrChange w:id="93" w:author="Raphael Malyankar" w:date="2026-08-31T15:57:00Z" w16du:dateUtc="2026-08-31T22:57:00Z">
              <w:tcPr>
                <w:tcW w:w="1350" w:type="dxa"/>
                <w:gridSpan w:val="2"/>
                <w:shd w:val="clear" w:color="auto" w:fill="D9D9D9" w:themeFill="background1" w:themeFillShade="D9"/>
              </w:tcPr>
            </w:tcPrChange>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Change w:id="94" w:author="Raphael Malyankar" w:date="2026-08-31T15:57:00Z" w16du:dateUtc="2026-08-31T22:57:00Z">
              <w:tcPr>
                <w:tcW w:w="1530" w:type="dxa"/>
                <w:shd w:val="clear" w:color="auto" w:fill="D9D9D9" w:themeFill="background1" w:themeFillShade="D9"/>
              </w:tcPr>
            </w:tcPrChange>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Change w:id="95" w:author="Raphael Malyankar" w:date="2026-08-31T15:57:00Z" w16du:dateUtc="2026-08-31T22:57:00Z">
              <w:tcPr>
                <w:tcW w:w="5151" w:type="dxa"/>
                <w:shd w:val="clear" w:color="auto" w:fill="D9D9D9" w:themeFill="background1" w:themeFillShade="D9"/>
              </w:tcPr>
            </w:tcPrChange>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0701DE" w:rsidRPr="00CF30EA" w14:paraId="3549A661" w14:textId="77777777" w:rsidTr="003A25B4">
        <w:trPr>
          <w:cantSplit/>
          <w:trPrChange w:id="96" w:author="Raphael Malyankar" w:date="2026-08-31T15:57:00Z" w16du:dateUtc="2026-08-31T22:57:00Z">
            <w:trPr>
              <w:cantSplit/>
            </w:trPr>
          </w:trPrChange>
        </w:trPr>
        <w:tc>
          <w:tcPr>
            <w:tcW w:w="1075" w:type="dxa"/>
            <w:tcPrChange w:id="97" w:author="Raphael Malyankar" w:date="2026-08-31T15:57:00Z" w16du:dateUtc="2026-08-31T22:57:00Z">
              <w:tcPr>
                <w:tcW w:w="985" w:type="dxa"/>
              </w:tcPr>
            </w:tcPrChange>
          </w:tcPr>
          <w:p w14:paraId="630BB21A" w14:textId="5D468F4D" w:rsidR="002C775A" w:rsidRPr="00CF30EA" w:rsidRDefault="000701DE" w:rsidP="00B943EE">
            <w:pPr>
              <w:suppressLineNumbers/>
              <w:spacing w:before="60" w:after="60" w:line="240" w:lineRule="auto"/>
              <w:jc w:val="left"/>
              <w:rPr>
                <w:lang w:val="en-GB"/>
              </w:rPr>
            </w:pPr>
            <w:r>
              <w:rPr>
                <w:lang w:val="en-GB"/>
              </w:rPr>
              <w:t>0.1.0</w:t>
            </w:r>
          </w:p>
        </w:tc>
        <w:tc>
          <w:tcPr>
            <w:tcW w:w="1260" w:type="dxa"/>
            <w:tcPrChange w:id="98" w:author="Raphael Malyankar" w:date="2026-08-31T15:57:00Z" w16du:dateUtc="2026-08-31T22:57:00Z">
              <w:tcPr>
                <w:tcW w:w="1350" w:type="dxa"/>
                <w:gridSpan w:val="2"/>
              </w:tcPr>
            </w:tcPrChange>
          </w:tcPr>
          <w:p w14:paraId="52BC8874" w14:textId="056A278A" w:rsidR="002C775A" w:rsidRPr="00CF30EA" w:rsidRDefault="000701DE" w:rsidP="00B943EE">
            <w:pPr>
              <w:suppressLineNumbers/>
              <w:spacing w:before="60" w:after="60" w:line="240" w:lineRule="auto"/>
              <w:jc w:val="left"/>
              <w:rPr>
                <w:lang w:val="en-GB"/>
              </w:rPr>
            </w:pPr>
            <w:r>
              <w:rPr>
                <w:lang w:val="en-GB"/>
              </w:rPr>
              <w:t>2024-</w:t>
            </w:r>
            <w:r w:rsidR="001C137B">
              <w:rPr>
                <w:lang w:val="en-GB"/>
              </w:rPr>
              <w:t>10</w:t>
            </w:r>
            <w:r w:rsidR="00D9553C">
              <w:rPr>
                <w:lang w:val="en-GB"/>
              </w:rPr>
              <w:t>-</w:t>
            </w:r>
            <w:r w:rsidR="00417467">
              <w:rPr>
                <w:lang w:val="en-GB"/>
              </w:rPr>
              <w:t>23</w:t>
            </w:r>
          </w:p>
        </w:tc>
        <w:tc>
          <w:tcPr>
            <w:tcW w:w="1530" w:type="dxa"/>
            <w:tcPrChange w:id="99" w:author="Raphael Malyankar" w:date="2026-08-31T15:57:00Z" w16du:dateUtc="2026-08-31T22:57:00Z">
              <w:tcPr>
                <w:tcW w:w="1530" w:type="dxa"/>
              </w:tcPr>
            </w:tcPrChange>
          </w:tcPr>
          <w:p w14:paraId="25CBB165" w14:textId="3ECF32EE" w:rsidR="002C775A" w:rsidRPr="00CF30EA" w:rsidRDefault="000701DE" w:rsidP="00B943EE">
            <w:pPr>
              <w:suppressLineNumbers/>
              <w:spacing w:before="60" w:after="60" w:line="240" w:lineRule="auto"/>
              <w:jc w:val="left"/>
              <w:rPr>
                <w:lang w:val="en-GB"/>
              </w:rPr>
            </w:pPr>
            <w:r>
              <w:rPr>
                <w:lang w:val="en-GB"/>
              </w:rPr>
              <w:t>RM</w:t>
            </w:r>
          </w:p>
        </w:tc>
        <w:tc>
          <w:tcPr>
            <w:tcW w:w="5151" w:type="dxa"/>
            <w:tcPrChange w:id="100" w:author="Raphael Malyankar" w:date="2026-08-31T15:57:00Z" w16du:dateUtc="2026-08-31T22:57:00Z">
              <w:tcPr>
                <w:tcW w:w="5151" w:type="dxa"/>
              </w:tcPr>
            </w:tcPrChange>
          </w:tcPr>
          <w:p w14:paraId="12612EB6" w14:textId="3F7BD1FE" w:rsidR="002C775A" w:rsidRPr="00CF30EA" w:rsidRDefault="000701DE" w:rsidP="00B943EE">
            <w:pPr>
              <w:suppressLineNumbers/>
              <w:spacing w:before="60" w:after="60" w:line="240" w:lineRule="auto"/>
              <w:jc w:val="left"/>
              <w:rPr>
                <w:lang w:val="en-GB"/>
              </w:rPr>
            </w:pPr>
            <w:r>
              <w:rPr>
                <w:lang w:val="en-GB"/>
              </w:rPr>
              <w:t xml:space="preserve">Initial draft </w:t>
            </w:r>
            <w:r w:rsidR="000E577A">
              <w:rPr>
                <w:lang w:val="en-GB"/>
              </w:rPr>
              <w:t xml:space="preserve">for </w:t>
            </w:r>
            <w:r>
              <w:rPr>
                <w:lang w:val="en-GB"/>
              </w:rPr>
              <w:t>S100 Validation Checks GitHub repository</w:t>
            </w:r>
            <w:r w:rsidR="00D80E53">
              <w:rPr>
                <w:lang w:val="en-GB"/>
              </w:rPr>
              <w:t xml:space="preserve">. </w:t>
            </w:r>
            <w:r w:rsidR="00417467">
              <w:rPr>
                <w:lang w:val="en-GB"/>
              </w:rPr>
              <w:t>B</w:t>
            </w:r>
            <w:r w:rsidR="00D80E53">
              <w:rPr>
                <w:lang w:val="en-GB"/>
              </w:rPr>
              <w:t xml:space="preserve">ased on </w:t>
            </w:r>
            <w:r w:rsidR="00B55F58">
              <w:rPr>
                <w:lang w:val="en-GB"/>
              </w:rPr>
              <w:t>Edition 1.0.0 of S-98 Annex C and S-100 WG7 8.1</w:t>
            </w:r>
            <w:r w:rsidR="00417467">
              <w:rPr>
                <w:lang w:val="en-GB"/>
              </w:rPr>
              <w:t>.</w:t>
            </w:r>
          </w:p>
        </w:tc>
      </w:tr>
      <w:tr w:rsidR="000701DE" w:rsidRPr="00CF30EA" w14:paraId="77B4FF3A" w14:textId="77777777" w:rsidTr="003A25B4">
        <w:trPr>
          <w:cantSplit/>
          <w:trPrChange w:id="101" w:author="Raphael Malyankar" w:date="2026-08-31T15:57:00Z" w16du:dateUtc="2026-08-31T22:57:00Z">
            <w:trPr>
              <w:cantSplit/>
            </w:trPr>
          </w:trPrChange>
        </w:trPr>
        <w:tc>
          <w:tcPr>
            <w:tcW w:w="1075" w:type="dxa"/>
            <w:tcPrChange w:id="102" w:author="Raphael Malyankar" w:date="2026-08-31T15:57:00Z" w16du:dateUtc="2026-08-31T22:57:00Z">
              <w:tcPr>
                <w:tcW w:w="985" w:type="dxa"/>
              </w:tcPr>
            </w:tcPrChange>
          </w:tcPr>
          <w:p w14:paraId="65809BCC" w14:textId="45F6DCB1" w:rsidR="002C775A" w:rsidRPr="00CF30EA" w:rsidRDefault="00BB372C" w:rsidP="00B943EE">
            <w:pPr>
              <w:suppressLineNumbers/>
              <w:spacing w:before="60" w:after="60" w:line="240" w:lineRule="auto"/>
              <w:jc w:val="left"/>
              <w:rPr>
                <w:lang w:val="en-GB"/>
              </w:rPr>
            </w:pPr>
            <w:r>
              <w:rPr>
                <w:lang w:val="en-GB"/>
              </w:rPr>
              <w:t>0.2.0</w:t>
            </w:r>
          </w:p>
        </w:tc>
        <w:tc>
          <w:tcPr>
            <w:tcW w:w="1260" w:type="dxa"/>
            <w:tcPrChange w:id="103" w:author="Raphael Malyankar" w:date="2026-08-31T15:57:00Z" w16du:dateUtc="2026-08-31T22:57:00Z">
              <w:tcPr>
                <w:tcW w:w="1350" w:type="dxa"/>
                <w:gridSpan w:val="2"/>
              </w:tcPr>
            </w:tcPrChange>
          </w:tcPr>
          <w:p w14:paraId="11E5C2AB" w14:textId="4A9D4B0B" w:rsidR="002C775A" w:rsidRPr="00CF30EA" w:rsidRDefault="00BB372C" w:rsidP="00B943EE">
            <w:pPr>
              <w:suppressLineNumbers/>
              <w:spacing w:before="60" w:after="60" w:line="240" w:lineRule="auto"/>
              <w:jc w:val="left"/>
              <w:rPr>
                <w:lang w:val="en-GB"/>
              </w:rPr>
            </w:pPr>
            <w:r>
              <w:rPr>
                <w:lang w:val="en-GB"/>
              </w:rPr>
              <w:t>2024-12-01</w:t>
            </w:r>
          </w:p>
        </w:tc>
        <w:tc>
          <w:tcPr>
            <w:tcW w:w="1530" w:type="dxa"/>
            <w:tcPrChange w:id="104" w:author="Raphael Malyankar" w:date="2026-08-31T15:57:00Z" w16du:dateUtc="2026-08-31T22:57:00Z">
              <w:tcPr>
                <w:tcW w:w="1530" w:type="dxa"/>
              </w:tcPr>
            </w:tcPrChange>
          </w:tcPr>
          <w:p w14:paraId="3669E0A1" w14:textId="2775F00D" w:rsidR="002C775A" w:rsidRPr="00CF30EA" w:rsidRDefault="00BB372C" w:rsidP="00B943EE">
            <w:pPr>
              <w:suppressLineNumbers/>
              <w:spacing w:before="60" w:after="60" w:line="240" w:lineRule="auto"/>
              <w:jc w:val="left"/>
              <w:rPr>
                <w:lang w:val="en-GB"/>
              </w:rPr>
            </w:pPr>
            <w:r>
              <w:rPr>
                <w:lang w:val="en-GB"/>
              </w:rPr>
              <w:t>RM</w:t>
            </w:r>
          </w:p>
        </w:tc>
        <w:tc>
          <w:tcPr>
            <w:tcW w:w="5151" w:type="dxa"/>
            <w:tcPrChange w:id="105" w:author="Raphael Malyankar" w:date="2026-08-31T15:57:00Z" w16du:dateUtc="2026-08-31T22:57:00Z">
              <w:tcPr>
                <w:tcW w:w="5151" w:type="dxa"/>
              </w:tcPr>
            </w:tcPrChange>
          </w:tcPr>
          <w:p w14:paraId="16DB5768" w14:textId="00CC8325" w:rsidR="002C775A" w:rsidRPr="00CF30EA" w:rsidRDefault="00BB372C" w:rsidP="00B943EE">
            <w:pPr>
              <w:suppressLineNumbers/>
              <w:spacing w:before="60" w:after="60" w:line="240" w:lineRule="auto"/>
              <w:jc w:val="left"/>
              <w:rPr>
                <w:lang w:val="en-GB"/>
              </w:rPr>
            </w:pPr>
            <w:r>
              <w:rPr>
                <w:lang w:val="en-GB"/>
              </w:rPr>
              <w:t>Updated maintenance section; updated tolerances; added some generic checks to S-100</w:t>
            </w:r>
            <w:r w:rsidR="002374CE">
              <w:rPr>
                <w:lang w:val="en-GB"/>
              </w:rPr>
              <w:t>, updated conformance statement</w:t>
            </w:r>
            <w:r>
              <w:rPr>
                <w:lang w:val="en-GB"/>
              </w:rPr>
              <w:t>. Draft is WIP pending Dec. 9 VTC.</w:t>
            </w:r>
          </w:p>
        </w:tc>
      </w:tr>
      <w:tr w:rsidR="000701DE" w:rsidRPr="00CF30EA" w14:paraId="32FCDEB9" w14:textId="77777777" w:rsidTr="003A25B4">
        <w:trPr>
          <w:cantSplit/>
          <w:trPrChange w:id="106" w:author="Raphael Malyankar" w:date="2026-08-31T15:57:00Z" w16du:dateUtc="2026-08-31T22:57:00Z">
            <w:trPr>
              <w:cantSplit/>
            </w:trPr>
          </w:trPrChange>
        </w:trPr>
        <w:tc>
          <w:tcPr>
            <w:tcW w:w="1075" w:type="dxa"/>
            <w:tcPrChange w:id="107" w:author="Raphael Malyankar" w:date="2026-08-31T15:57:00Z" w16du:dateUtc="2026-08-31T22:57:00Z">
              <w:tcPr>
                <w:tcW w:w="985" w:type="dxa"/>
              </w:tcPr>
            </w:tcPrChange>
          </w:tcPr>
          <w:p w14:paraId="75B05B17" w14:textId="2182169D" w:rsidR="002C775A" w:rsidRPr="00CF30EA" w:rsidRDefault="00C51BA1" w:rsidP="00B943EE">
            <w:pPr>
              <w:suppressLineNumbers/>
              <w:spacing w:before="60" w:after="60" w:line="240" w:lineRule="auto"/>
              <w:jc w:val="left"/>
              <w:rPr>
                <w:lang w:val="en-GB"/>
              </w:rPr>
            </w:pPr>
            <w:r>
              <w:rPr>
                <w:lang w:val="en-GB"/>
              </w:rPr>
              <w:t>0.2.1</w:t>
            </w:r>
          </w:p>
        </w:tc>
        <w:tc>
          <w:tcPr>
            <w:tcW w:w="1260" w:type="dxa"/>
            <w:tcPrChange w:id="108" w:author="Raphael Malyankar" w:date="2026-08-31T15:57:00Z" w16du:dateUtc="2026-08-31T22:57:00Z">
              <w:tcPr>
                <w:tcW w:w="1350" w:type="dxa"/>
                <w:gridSpan w:val="2"/>
              </w:tcPr>
            </w:tcPrChange>
          </w:tcPr>
          <w:p w14:paraId="09A3677D" w14:textId="0AC52A5B" w:rsidR="002C775A" w:rsidRPr="00CF30EA" w:rsidRDefault="00C51BA1" w:rsidP="00B943EE">
            <w:pPr>
              <w:suppressLineNumbers/>
              <w:spacing w:before="60" w:after="60" w:line="240" w:lineRule="auto"/>
              <w:jc w:val="left"/>
              <w:rPr>
                <w:lang w:val="en-GB"/>
              </w:rPr>
            </w:pPr>
            <w:r>
              <w:rPr>
                <w:lang w:val="en-GB"/>
              </w:rPr>
              <w:t>2024-12-11</w:t>
            </w:r>
          </w:p>
        </w:tc>
        <w:tc>
          <w:tcPr>
            <w:tcW w:w="1530" w:type="dxa"/>
            <w:tcPrChange w:id="109" w:author="Raphael Malyankar" w:date="2026-08-31T15:57:00Z" w16du:dateUtc="2026-08-31T22:57:00Z">
              <w:tcPr>
                <w:tcW w:w="1530" w:type="dxa"/>
              </w:tcPr>
            </w:tcPrChange>
          </w:tcPr>
          <w:p w14:paraId="5CC5C9B3" w14:textId="6C9147CB" w:rsidR="002C775A" w:rsidRPr="00CF30EA" w:rsidRDefault="00C51BA1" w:rsidP="00B943EE">
            <w:pPr>
              <w:suppressLineNumbers/>
              <w:spacing w:before="60" w:after="60" w:line="240" w:lineRule="auto"/>
              <w:jc w:val="left"/>
              <w:rPr>
                <w:lang w:val="en-GB"/>
              </w:rPr>
            </w:pPr>
            <w:r>
              <w:rPr>
                <w:lang w:val="en-GB"/>
              </w:rPr>
              <w:t>RM</w:t>
            </w:r>
          </w:p>
        </w:tc>
        <w:tc>
          <w:tcPr>
            <w:tcW w:w="5151" w:type="dxa"/>
            <w:tcPrChange w:id="110" w:author="Raphael Malyankar" w:date="2026-08-31T15:57:00Z" w16du:dateUtc="2026-08-31T22:57:00Z">
              <w:tcPr>
                <w:tcW w:w="5151" w:type="dxa"/>
              </w:tcPr>
            </w:tcPrChange>
          </w:tcPr>
          <w:p w14:paraId="2AD7C713" w14:textId="6072CB5B" w:rsidR="00672CAF" w:rsidRPr="00CF30EA" w:rsidRDefault="004F2E58" w:rsidP="00B943EE">
            <w:pPr>
              <w:suppressLineNumbers/>
              <w:spacing w:before="60" w:after="60" w:line="240" w:lineRule="auto"/>
              <w:jc w:val="left"/>
              <w:rPr>
                <w:lang w:val="en-GB"/>
              </w:rPr>
            </w:pPr>
            <w:r>
              <w:rPr>
                <w:lang w:val="en-GB"/>
              </w:rPr>
              <w:t>DQ Measure column removed</w:t>
            </w:r>
            <w:r w:rsidR="00224600">
              <w:rPr>
                <w:lang w:val="en-GB"/>
              </w:rPr>
              <w:t xml:space="preserve">; refined checks for overlaps; added check for holes in S-102; additional terms in cover document; classification now </w:t>
            </w:r>
            <w:r w:rsidR="00672CAF">
              <w:rPr>
                <w:lang w:val="en-GB"/>
              </w:rPr>
              <w:t xml:space="preserve">uses </w:t>
            </w:r>
            <w:r w:rsidR="00224600">
              <w:rPr>
                <w:lang w:val="en-GB"/>
              </w:rPr>
              <w:t>C/E/W</w:t>
            </w:r>
            <w:r w:rsidR="00672CAF">
              <w:rPr>
                <w:lang w:val="en-GB"/>
              </w:rPr>
              <w:t xml:space="preserve"> indicators.</w:t>
            </w:r>
          </w:p>
        </w:tc>
      </w:tr>
      <w:tr w:rsidR="000701DE" w:rsidRPr="00CF30EA" w14:paraId="7BAE32A2" w14:textId="77777777" w:rsidTr="003A25B4">
        <w:trPr>
          <w:cantSplit/>
          <w:trPrChange w:id="111" w:author="Raphael Malyankar" w:date="2026-08-31T15:57:00Z" w16du:dateUtc="2026-08-31T22:57:00Z">
            <w:trPr>
              <w:cantSplit/>
            </w:trPr>
          </w:trPrChange>
        </w:trPr>
        <w:tc>
          <w:tcPr>
            <w:tcW w:w="1075" w:type="dxa"/>
            <w:tcPrChange w:id="112" w:author="Raphael Malyankar" w:date="2026-08-31T15:57:00Z" w16du:dateUtc="2026-08-31T22:57:00Z">
              <w:tcPr>
                <w:tcW w:w="985" w:type="dxa"/>
              </w:tcPr>
            </w:tcPrChange>
          </w:tcPr>
          <w:p w14:paraId="29F9293D" w14:textId="60EB1F9F" w:rsidR="002C775A" w:rsidRPr="00CF30EA" w:rsidRDefault="00A7566F" w:rsidP="00B943EE">
            <w:pPr>
              <w:suppressLineNumbers/>
              <w:spacing w:before="60" w:after="60" w:line="240" w:lineRule="auto"/>
              <w:jc w:val="left"/>
              <w:rPr>
                <w:lang w:val="en-GB"/>
              </w:rPr>
            </w:pPr>
            <w:r>
              <w:rPr>
                <w:lang w:val="en-GB"/>
              </w:rPr>
              <w:t>1.0.0</w:t>
            </w:r>
          </w:p>
        </w:tc>
        <w:tc>
          <w:tcPr>
            <w:tcW w:w="1260" w:type="dxa"/>
            <w:tcPrChange w:id="113" w:author="Raphael Malyankar" w:date="2026-08-31T15:57:00Z" w16du:dateUtc="2026-08-31T22:57:00Z">
              <w:tcPr>
                <w:tcW w:w="1350" w:type="dxa"/>
                <w:gridSpan w:val="2"/>
              </w:tcPr>
            </w:tcPrChange>
          </w:tcPr>
          <w:p w14:paraId="56AFCE51" w14:textId="6B9267F1" w:rsidR="002C775A" w:rsidRPr="00CF30EA" w:rsidRDefault="006D5701" w:rsidP="00B943EE">
            <w:pPr>
              <w:suppressLineNumbers/>
              <w:spacing w:before="60" w:after="60" w:line="240" w:lineRule="auto"/>
              <w:jc w:val="left"/>
              <w:rPr>
                <w:lang w:val="en-GB"/>
              </w:rPr>
            </w:pPr>
            <w:r>
              <w:rPr>
                <w:lang w:val="en-GB"/>
              </w:rPr>
              <w:t>2025-02-24</w:t>
            </w:r>
          </w:p>
        </w:tc>
        <w:tc>
          <w:tcPr>
            <w:tcW w:w="1530" w:type="dxa"/>
            <w:tcPrChange w:id="114" w:author="Raphael Malyankar" w:date="2026-08-31T15:57:00Z" w16du:dateUtc="2026-08-31T22:57:00Z">
              <w:tcPr>
                <w:tcW w:w="1530" w:type="dxa"/>
              </w:tcPr>
            </w:tcPrChange>
          </w:tcPr>
          <w:p w14:paraId="318AEC5E" w14:textId="499F7A48" w:rsidR="002C775A" w:rsidRPr="00CF30EA" w:rsidRDefault="006D5701" w:rsidP="00B943EE">
            <w:pPr>
              <w:suppressLineNumbers/>
              <w:spacing w:before="60" w:after="60" w:line="240" w:lineRule="auto"/>
              <w:jc w:val="left"/>
              <w:rPr>
                <w:lang w:val="en-GB"/>
              </w:rPr>
            </w:pPr>
            <w:r>
              <w:rPr>
                <w:lang w:val="en-GB"/>
              </w:rPr>
              <w:t>RM</w:t>
            </w:r>
          </w:p>
        </w:tc>
        <w:tc>
          <w:tcPr>
            <w:tcW w:w="5151" w:type="dxa"/>
            <w:tcPrChange w:id="115" w:author="Raphael Malyankar" w:date="2026-08-31T15:57:00Z" w16du:dateUtc="2026-08-31T22:57:00Z">
              <w:tcPr>
                <w:tcW w:w="5151" w:type="dxa"/>
              </w:tcPr>
            </w:tcPrChange>
          </w:tcPr>
          <w:p w14:paraId="399A9E0D" w14:textId="350C1418" w:rsidR="002C775A" w:rsidRPr="00CF30EA" w:rsidRDefault="006D5701" w:rsidP="00B943EE">
            <w:pPr>
              <w:suppressLineNumbers/>
              <w:spacing w:before="60" w:after="60" w:line="240" w:lineRule="auto"/>
              <w:jc w:val="left"/>
              <w:rPr>
                <w:lang w:val="en-GB"/>
              </w:rPr>
            </w:pPr>
            <w:r>
              <w:rPr>
                <w:lang w:val="en-GB"/>
              </w:rPr>
              <w:t xml:space="preserve">Applied S-100WG feedback; </w:t>
            </w:r>
            <w:r w:rsidR="00BA0426">
              <w:rPr>
                <w:lang w:val="en-GB"/>
              </w:rPr>
              <w:t xml:space="preserve">updated terms and definitions; </w:t>
            </w:r>
            <w:r>
              <w:rPr>
                <w:lang w:val="en-GB"/>
              </w:rPr>
              <w:t>updated references</w:t>
            </w:r>
            <w:r w:rsidR="00BA0426">
              <w:rPr>
                <w:lang w:val="en-GB"/>
              </w:rPr>
              <w:t>; updated check numbering</w:t>
            </w:r>
            <w:r w:rsidR="005B0333">
              <w:rPr>
                <w:lang w:val="en-GB"/>
              </w:rPr>
              <w:t>; added S-98 Ed. 1.8.0 clause references in list of checks</w:t>
            </w:r>
            <w:r w:rsidR="00D04A6D">
              <w:rPr>
                <w:lang w:val="en-GB"/>
              </w:rPr>
              <w:t>; added clause requiring check messages to identify location of error</w:t>
            </w:r>
          </w:p>
        </w:tc>
      </w:tr>
      <w:tr w:rsidR="000701DE" w:rsidRPr="00CF30EA" w14:paraId="4F708FD5" w14:textId="77777777" w:rsidTr="003A25B4">
        <w:trPr>
          <w:cantSplit/>
          <w:trPrChange w:id="116" w:author="Raphael Malyankar" w:date="2026-08-31T15:57:00Z" w16du:dateUtc="2026-08-31T22:57:00Z">
            <w:trPr>
              <w:cantSplit/>
            </w:trPr>
          </w:trPrChange>
        </w:trPr>
        <w:tc>
          <w:tcPr>
            <w:tcW w:w="1075" w:type="dxa"/>
            <w:tcPrChange w:id="117" w:author="Raphael Malyankar" w:date="2026-08-31T15:57:00Z" w16du:dateUtc="2026-08-31T22:57:00Z">
              <w:tcPr>
                <w:tcW w:w="985" w:type="dxa"/>
              </w:tcPr>
            </w:tcPrChange>
          </w:tcPr>
          <w:p w14:paraId="64D96FDA" w14:textId="2906BA22" w:rsidR="002C775A" w:rsidRPr="00CF30EA" w:rsidRDefault="003A25B4" w:rsidP="00B943EE">
            <w:pPr>
              <w:suppressLineNumbers/>
              <w:spacing w:before="60" w:after="60" w:line="240" w:lineRule="auto"/>
              <w:jc w:val="left"/>
              <w:rPr>
                <w:lang w:val="en-GB"/>
              </w:rPr>
            </w:pPr>
            <w:ins w:id="118" w:author="Raphael Malyankar" w:date="2026-08-31T15:56:00Z" w16du:dateUtc="2026-08-31T22:56:00Z">
              <w:r>
                <w:rPr>
                  <w:lang w:val="en-GB"/>
                </w:rPr>
                <w:t xml:space="preserve">WD </w:t>
              </w:r>
            </w:ins>
            <w:ins w:id="119" w:author="Raphael Malyankar" w:date="2026-08-31T15:27:00Z" w16du:dateUtc="2026-08-31T22:27:00Z">
              <w:r w:rsidR="00725E7F">
                <w:rPr>
                  <w:lang w:val="en-GB"/>
                </w:rPr>
                <w:t>2.0.0</w:t>
              </w:r>
            </w:ins>
          </w:p>
        </w:tc>
        <w:tc>
          <w:tcPr>
            <w:tcW w:w="1260" w:type="dxa"/>
            <w:tcPrChange w:id="120" w:author="Raphael Malyankar" w:date="2026-08-31T15:57:00Z" w16du:dateUtc="2026-08-31T22:57:00Z">
              <w:tcPr>
                <w:tcW w:w="1350" w:type="dxa"/>
                <w:gridSpan w:val="2"/>
              </w:tcPr>
            </w:tcPrChange>
          </w:tcPr>
          <w:p w14:paraId="04A4F9E8" w14:textId="51B5AB13" w:rsidR="002C775A" w:rsidRPr="00CF30EA" w:rsidRDefault="00725E7F" w:rsidP="00B943EE">
            <w:pPr>
              <w:suppressLineNumbers/>
              <w:spacing w:before="60" w:after="60" w:line="240" w:lineRule="auto"/>
              <w:jc w:val="left"/>
              <w:rPr>
                <w:lang w:val="en-GB"/>
              </w:rPr>
            </w:pPr>
            <w:ins w:id="121" w:author="Raphael Malyankar" w:date="2026-08-31T15:27:00Z" w16du:dateUtc="2026-08-31T22:27:00Z">
              <w:r>
                <w:rPr>
                  <w:lang w:val="en-GB"/>
                </w:rPr>
                <w:t>2026-0831</w:t>
              </w:r>
            </w:ins>
          </w:p>
        </w:tc>
        <w:tc>
          <w:tcPr>
            <w:tcW w:w="1530" w:type="dxa"/>
            <w:tcPrChange w:id="122" w:author="Raphael Malyankar" w:date="2026-08-31T15:57:00Z" w16du:dateUtc="2026-08-31T22:57:00Z">
              <w:tcPr>
                <w:tcW w:w="1530" w:type="dxa"/>
              </w:tcPr>
            </w:tcPrChange>
          </w:tcPr>
          <w:p w14:paraId="3ECAC785" w14:textId="6BCB60EA" w:rsidR="002C775A" w:rsidRPr="00CF30EA" w:rsidRDefault="00725E7F" w:rsidP="00B943EE">
            <w:pPr>
              <w:suppressLineNumbers/>
              <w:spacing w:before="60" w:after="60" w:line="240" w:lineRule="auto"/>
              <w:jc w:val="left"/>
              <w:rPr>
                <w:lang w:val="en-GB"/>
              </w:rPr>
            </w:pPr>
            <w:ins w:id="123" w:author="Raphael Malyankar" w:date="2026-08-31T15:27:00Z" w16du:dateUtc="2026-08-31T22:27:00Z">
              <w:r>
                <w:rPr>
                  <w:lang w:val="en-GB"/>
                </w:rPr>
                <w:t>RM</w:t>
              </w:r>
            </w:ins>
          </w:p>
        </w:tc>
        <w:tc>
          <w:tcPr>
            <w:tcW w:w="5151" w:type="dxa"/>
            <w:tcPrChange w:id="124" w:author="Raphael Malyankar" w:date="2026-08-31T15:57:00Z" w16du:dateUtc="2026-08-31T22:57:00Z">
              <w:tcPr>
                <w:tcW w:w="5151" w:type="dxa"/>
              </w:tcPr>
            </w:tcPrChange>
          </w:tcPr>
          <w:p w14:paraId="0455176E" w14:textId="5496F904" w:rsidR="002C775A" w:rsidRPr="00CF30EA" w:rsidRDefault="00725E7F" w:rsidP="00B943EE">
            <w:pPr>
              <w:suppressLineNumbers/>
              <w:spacing w:before="60" w:after="60" w:line="240" w:lineRule="auto"/>
              <w:jc w:val="left"/>
              <w:rPr>
                <w:lang w:val="en-GB"/>
              </w:rPr>
            </w:pPr>
            <w:ins w:id="125" w:author="Raphael Malyankar" w:date="2026-08-31T15:27:00Z" w16du:dateUtc="2026-08-31T22:27:00Z">
              <w:r>
                <w:rPr>
                  <w:lang w:val="en-GB"/>
                </w:rPr>
                <w:t>Updated references</w:t>
              </w:r>
            </w:ins>
            <w:ins w:id="126" w:author="Raphael Malyankar" w:date="2026-08-31T15:41:00Z" w16du:dateUtc="2026-08-31T22:41:00Z">
              <w:r w:rsidR="00A95C4F">
                <w:rPr>
                  <w:lang w:val="en-GB"/>
                </w:rPr>
                <w:t xml:space="preserve">; 80xx </w:t>
              </w:r>
            </w:ins>
            <w:ins w:id="127" w:author="Raphael Malyankar" w:date="2026-08-31T16:05:00Z" w16du:dateUtc="2026-08-31T23:05:00Z">
              <w:r w:rsidR="0077186B">
                <w:rPr>
                  <w:lang w:val="en-GB"/>
                </w:rPr>
                <w:t>series of checks</w:t>
              </w:r>
            </w:ins>
          </w:p>
        </w:tc>
      </w:tr>
      <w:tr w:rsidR="000701DE" w:rsidRPr="00CF30EA" w14:paraId="73192FF4" w14:textId="77777777" w:rsidTr="003A25B4">
        <w:trPr>
          <w:cantSplit/>
          <w:trPrChange w:id="128" w:author="Raphael Malyankar" w:date="2026-08-31T15:57:00Z" w16du:dateUtc="2026-08-31T22:57:00Z">
            <w:trPr>
              <w:cantSplit/>
            </w:trPr>
          </w:trPrChange>
        </w:trPr>
        <w:tc>
          <w:tcPr>
            <w:tcW w:w="1075" w:type="dxa"/>
            <w:tcPrChange w:id="129" w:author="Raphael Malyankar" w:date="2026-08-31T15:57:00Z" w16du:dateUtc="2026-08-31T22:57:00Z">
              <w:tcPr>
                <w:tcW w:w="985" w:type="dxa"/>
              </w:tcPr>
            </w:tcPrChange>
          </w:tcPr>
          <w:p w14:paraId="2C4AB30D" w14:textId="37CAE5BA" w:rsidR="002C775A" w:rsidRPr="00CF30EA" w:rsidRDefault="002C775A" w:rsidP="00B943EE">
            <w:pPr>
              <w:suppressLineNumbers/>
              <w:spacing w:before="60" w:after="60" w:line="240" w:lineRule="auto"/>
              <w:jc w:val="left"/>
              <w:rPr>
                <w:lang w:val="en-GB"/>
              </w:rPr>
            </w:pPr>
          </w:p>
        </w:tc>
        <w:tc>
          <w:tcPr>
            <w:tcW w:w="1260" w:type="dxa"/>
            <w:tcPrChange w:id="130" w:author="Raphael Malyankar" w:date="2026-08-31T15:57:00Z" w16du:dateUtc="2026-08-31T22:57:00Z">
              <w:tcPr>
                <w:tcW w:w="1350" w:type="dxa"/>
                <w:gridSpan w:val="2"/>
              </w:tcPr>
            </w:tcPrChange>
          </w:tcPr>
          <w:p w14:paraId="48C3B6F0" w14:textId="66F7497B" w:rsidR="002C775A" w:rsidRPr="00CF30EA" w:rsidRDefault="002C775A" w:rsidP="00B943EE">
            <w:pPr>
              <w:suppressLineNumbers/>
              <w:spacing w:before="60" w:after="60" w:line="240" w:lineRule="auto"/>
              <w:jc w:val="left"/>
              <w:rPr>
                <w:lang w:val="en-GB"/>
              </w:rPr>
            </w:pPr>
          </w:p>
        </w:tc>
        <w:tc>
          <w:tcPr>
            <w:tcW w:w="1530" w:type="dxa"/>
            <w:tcPrChange w:id="131" w:author="Raphael Malyankar" w:date="2026-08-31T15:57:00Z" w16du:dateUtc="2026-08-31T22:57:00Z">
              <w:tcPr>
                <w:tcW w:w="1530" w:type="dxa"/>
              </w:tcPr>
            </w:tcPrChange>
          </w:tcPr>
          <w:p w14:paraId="174DFE64" w14:textId="2BA7FF3B" w:rsidR="002C775A" w:rsidRPr="00CF30EA" w:rsidRDefault="002C775A" w:rsidP="00B943EE">
            <w:pPr>
              <w:suppressLineNumbers/>
              <w:spacing w:before="60" w:after="60" w:line="240" w:lineRule="auto"/>
              <w:jc w:val="left"/>
              <w:rPr>
                <w:lang w:val="en-GB"/>
              </w:rPr>
            </w:pPr>
          </w:p>
        </w:tc>
        <w:tc>
          <w:tcPr>
            <w:tcW w:w="5151" w:type="dxa"/>
            <w:tcPrChange w:id="132" w:author="Raphael Malyankar" w:date="2026-08-31T15:57:00Z" w16du:dateUtc="2026-08-31T22:57:00Z">
              <w:tcPr>
                <w:tcW w:w="5151" w:type="dxa"/>
              </w:tcPr>
            </w:tcPrChange>
          </w:tcPr>
          <w:p w14:paraId="2624F6B4" w14:textId="4DEA2C08" w:rsidR="002C775A" w:rsidRPr="00CF30EA" w:rsidRDefault="002C775A" w:rsidP="00B943EE">
            <w:pPr>
              <w:suppressLineNumbers/>
              <w:spacing w:before="60" w:after="60" w:line="240" w:lineRule="auto"/>
              <w:jc w:val="left"/>
              <w:rPr>
                <w:lang w:val="en-GB"/>
              </w:rPr>
            </w:pPr>
          </w:p>
        </w:tc>
      </w:tr>
      <w:tr w:rsidR="000701DE" w:rsidRPr="00CF30EA" w14:paraId="532FDBC0" w14:textId="77777777" w:rsidTr="003A25B4">
        <w:trPr>
          <w:cantSplit/>
          <w:trPrChange w:id="133" w:author="Raphael Malyankar" w:date="2026-08-31T15:57:00Z" w16du:dateUtc="2026-08-31T22:57:00Z">
            <w:trPr>
              <w:cantSplit/>
            </w:trPr>
          </w:trPrChange>
        </w:trPr>
        <w:tc>
          <w:tcPr>
            <w:tcW w:w="1075" w:type="dxa"/>
            <w:tcPrChange w:id="134" w:author="Raphael Malyankar" w:date="2026-08-31T15:57:00Z" w16du:dateUtc="2026-08-31T22:57:00Z">
              <w:tcPr>
                <w:tcW w:w="985" w:type="dxa"/>
              </w:tcPr>
            </w:tcPrChange>
          </w:tcPr>
          <w:p w14:paraId="2851984E" w14:textId="2646BF5C" w:rsidR="006D6192" w:rsidRPr="00CF30EA" w:rsidRDefault="006D6192" w:rsidP="00B943EE">
            <w:pPr>
              <w:suppressLineNumbers/>
              <w:spacing w:before="60" w:after="60" w:line="240" w:lineRule="auto"/>
              <w:jc w:val="left"/>
              <w:rPr>
                <w:lang w:val="en-GB"/>
              </w:rPr>
            </w:pPr>
          </w:p>
        </w:tc>
        <w:tc>
          <w:tcPr>
            <w:tcW w:w="1260" w:type="dxa"/>
            <w:tcPrChange w:id="135" w:author="Raphael Malyankar" w:date="2026-08-31T15:57:00Z" w16du:dateUtc="2026-08-31T22:57:00Z">
              <w:tcPr>
                <w:tcW w:w="1350" w:type="dxa"/>
                <w:gridSpan w:val="2"/>
              </w:tcPr>
            </w:tcPrChange>
          </w:tcPr>
          <w:p w14:paraId="5D4CBB21" w14:textId="346F20B6" w:rsidR="006D6192" w:rsidRPr="00CF30EA" w:rsidRDefault="006D6192" w:rsidP="00B943EE">
            <w:pPr>
              <w:suppressLineNumbers/>
              <w:spacing w:before="60" w:after="60" w:line="240" w:lineRule="auto"/>
              <w:jc w:val="left"/>
              <w:rPr>
                <w:lang w:val="en-GB"/>
              </w:rPr>
            </w:pPr>
          </w:p>
        </w:tc>
        <w:tc>
          <w:tcPr>
            <w:tcW w:w="1530" w:type="dxa"/>
            <w:tcPrChange w:id="136" w:author="Raphael Malyankar" w:date="2026-08-31T15:57:00Z" w16du:dateUtc="2026-08-31T22:57:00Z">
              <w:tcPr>
                <w:tcW w:w="1530" w:type="dxa"/>
              </w:tcPr>
            </w:tcPrChange>
          </w:tcPr>
          <w:p w14:paraId="63B3D62D" w14:textId="759D73C4" w:rsidR="006D6192" w:rsidRPr="00CF30EA" w:rsidRDefault="006D6192" w:rsidP="00B943EE">
            <w:pPr>
              <w:suppressLineNumbers/>
              <w:spacing w:before="60" w:after="60" w:line="240" w:lineRule="auto"/>
              <w:jc w:val="left"/>
              <w:rPr>
                <w:lang w:val="en-GB"/>
              </w:rPr>
            </w:pPr>
          </w:p>
        </w:tc>
        <w:tc>
          <w:tcPr>
            <w:tcW w:w="5151" w:type="dxa"/>
            <w:tcPrChange w:id="137" w:author="Raphael Malyankar" w:date="2026-08-31T15:57:00Z" w16du:dateUtc="2026-08-31T22:57:00Z">
              <w:tcPr>
                <w:tcW w:w="5151" w:type="dxa"/>
              </w:tcPr>
            </w:tcPrChange>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678DA5C5" w:rsidR="006F16C8" w:rsidRPr="00CF30EA" w:rsidRDefault="006F16C8" w:rsidP="006F16C8">
      <w:pPr>
        <w:pStyle w:val="zzCover"/>
        <w:spacing w:before="360" w:after="120"/>
        <w:jc w:val="center"/>
        <w:rPr>
          <w:bCs/>
          <w:color w:val="auto"/>
          <w:lang w:val="en-GB"/>
        </w:rPr>
      </w:pPr>
      <w:bookmarkStart w:id="138"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ins w:id="139" w:author="Raphael Malyankar" w:date="2026-08-31T15:27:00Z" w16du:dateUtc="2026-08-31T22:27:00Z">
        <w:r w:rsidR="00725E7F">
          <w:rPr>
            <w:bCs/>
            <w:color w:val="auto"/>
            <w:lang w:val="en-GB"/>
          </w:rPr>
          <w:t>2.0.0</w:t>
        </w:r>
      </w:ins>
      <w:del w:id="140" w:author="Raphael Malyankar" w:date="2026-08-31T15:27:00Z" w16du:dateUtc="2026-08-31T22:27:00Z">
        <w:r w:rsidR="00CE3512" w:rsidDel="00725E7F">
          <w:rPr>
            <w:bCs/>
            <w:color w:val="auto"/>
            <w:lang w:val="en-GB"/>
          </w:rPr>
          <w:delText>x</w:delText>
        </w:r>
        <w:r w:rsidR="003B33F1" w:rsidDel="00725E7F">
          <w:rPr>
            <w:bCs/>
            <w:color w:val="auto"/>
            <w:lang w:val="en-GB"/>
          </w:rPr>
          <w:delText>.x</w:delText>
        </w:r>
      </w:del>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E3512">
        <w:trPr>
          <w:cantSplit/>
        </w:trPr>
        <w:tc>
          <w:tcPr>
            <w:tcW w:w="3861" w:type="pct"/>
          </w:tcPr>
          <w:p w14:paraId="07ECEAAD" w14:textId="17ED6989" w:rsidR="006F16C8" w:rsidRPr="00B63849" w:rsidRDefault="003A25B4" w:rsidP="00861BBF">
            <w:pPr>
              <w:suppressAutoHyphens/>
              <w:spacing w:before="60" w:after="60"/>
              <w:rPr>
                <w:rFonts w:cs="Arial"/>
                <w:lang w:val="en-GB"/>
              </w:rPr>
            </w:pPr>
            <w:ins w:id="141" w:author="Raphael Malyankar" w:date="2026-08-31T15:57:00Z" w16du:dateUtc="2026-08-31T22:57:00Z">
              <w:r>
                <w:rPr>
                  <w:rFonts w:cs="Arial"/>
                  <w:lang w:val="en-GB"/>
                </w:rPr>
                <w:t>Added 80xx series to sugge</w:t>
              </w:r>
            </w:ins>
            <w:ins w:id="142" w:author="Raphael Malyankar" w:date="2026-08-31T15:58:00Z" w16du:dateUtc="2026-08-31T22:58:00Z">
              <w:r>
                <w:rPr>
                  <w:rFonts w:cs="Arial"/>
                  <w:lang w:val="en-GB"/>
                </w:rPr>
                <w:t>sted application sequence</w:t>
              </w:r>
            </w:ins>
            <w:del w:id="143" w:author="Raphael Malyankar" w:date="2026-08-31T15:57:00Z" w16du:dateUtc="2026-08-31T22:57:00Z">
              <w:r w:rsidR="003B33F1" w:rsidDel="003A25B4">
                <w:rPr>
                  <w:rFonts w:cs="Arial"/>
                  <w:lang w:val="en-GB"/>
                </w:rPr>
                <w:delText>(To be populated for edition</w:delText>
              </w:r>
              <w:r w:rsidR="00CE3512" w:rsidDel="003A25B4">
                <w:rPr>
                  <w:rFonts w:cs="Arial"/>
                  <w:lang w:val="en-GB"/>
                </w:rPr>
                <w:delText>s</w:delText>
              </w:r>
              <w:r w:rsidR="003B33F1" w:rsidDel="003A25B4">
                <w:rPr>
                  <w:rFonts w:cs="Arial"/>
                  <w:lang w:val="en-GB"/>
                </w:rPr>
                <w:delText xml:space="preserve"> following Edition 1.0.0)</w:delText>
              </w:r>
            </w:del>
          </w:p>
        </w:tc>
        <w:tc>
          <w:tcPr>
            <w:tcW w:w="1139" w:type="pct"/>
          </w:tcPr>
          <w:p w14:paraId="26F3AF37" w14:textId="2B7AC355" w:rsidR="006F16C8" w:rsidRPr="00571FE7" w:rsidRDefault="0077186B" w:rsidP="00710F8D">
            <w:pPr>
              <w:suppressAutoHyphens/>
              <w:spacing w:before="60" w:after="60"/>
              <w:rPr>
                <w:rFonts w:cs="Arial"/>
                <w:bCs/>
                <w:lang w:val="en-GB"/>
              </w:rPr>
            </w:pPr>
            <w:ins w:id="144" w:author="Raphael Malyankar" w:date="2026-08-31T16:06:00Z" w16du:dateUtc="2026-08-31T23:06:00Z">
              <w:r>
                <w:rPr>
                  <w:rFonts w:cs="Arial"/>
                  <w:bCs/>
                  <w:lang w:val="en-GB"/>
                </w:rPr>
                <w:t xml:space="preserve">4, </w:t>
              </w:r>
            </w:ins>
            <w:ins w:id="145" w:author="Raphael Malyankar" w:date="2026-08-31T15:58:00Z" w16du:dateUtc="2026-08-31T22:58:00Z">
              <w:r w:rsidR="003A25B4">
                <w:rPr>
                  <w:rFonts w:cs="Arial"/>
                  <w:bCs/>
                  <w:lang w:val="en-GB"/>
                </w:rPr>
                <w:t>6</w:t>
              </w:r>
            </w:ins>
          </w:p>
        </w:tc>
      </w:tr>
      <w:tr w:rsidR="00934F23" w:rsidRPr="00B63849" w14:paraId="5291394D" w14:textId="77777777" w:rsidTr="00CE3512">
        <w:trPr>
          <w:cantSplit/>
        </w:trPr>
        <w:tc>
          <w:tcPr>
            <w:tcW w:w="3861" w:type="pct"/>
          </w:tcPr>
          <w:p w14:paraId="2983CD8C" w14:textId="195BA79F" w:rsidR="00934F23" w:rsidRDefault="0077186B" w:rsidP="00861BBF">
            <w:pPr>
              <w:suppressAutoHyphens/>
              <w:spacing w:before="60" w:after="60"/>
              <w:rPr>
                <w:rFonts w:cs="Arial"/>
                <w:lang w:val="en-GB"/>
              </w:rPr>
            </w:pPr>
            <w:ins w:id="146" w:author="Raphael Malyankar" w:date="2026-08-31T16:03:00Z" w16du:dateUtc="2026-08-31T23:03:00Z">
              <w:r>
                <w:rPr>
                  <w:rFonts w:cs="Arial"/>
                  <w:lang w:val="en-GB"/>
                </w:rPr>
                <w:t>Edition 2.0.0 will be an operational version</w:t>
              </w:r>
            </w:ins>
          </w:p>
        </w:tc>
        <w:tc>
          <w:tcPr>
            <w:tcW w:w="1139" w:type="pct"/>
          </w:tcPr>
          <w:p w14:paraId="4071387F" w14:textId="79708F1F" w:rsidR="00934F23" w:rsidRPr="00571FE7" w:rsidRDefault="0077186B" w:rsidP="00710F8D">
            <w:pPr>
              <w:suppressAutoHyphens/>
              <w:spacing w:before="60" w:after="60"/>
              <w:rPr>
                <w:rFonts w:cs="Arial"/>
                <w:bCs/>
                <w:lang w:val="en-GB"/>
              </w:rPr>
            </w:pPr>
            <w:ins w:id="147" w:author="Raphael Malyankar" w:date="2026-08-31T16:03:00Z" w16du:dateUtc="2026-08-31T23:03:00Z">
              <w:r>
                <w:rPr>
                  <w:rFonts w:cs="Arial"/>
                  <w:bCs/>
                  <w:lang w:val="en-GB"/>
                </w:rPr>
                <w:t>1.2</w:t>
              </w:r>
            </w:ins>
          </w:p>
        </w:tc>
      </w:tr>
      <w:tr w:rsidR="006F16C8" w:rsidRPr="00B63849" w14:paraId="5A05A525" w14:textId="77777777" w:rsidTr="00CE3512">
        <w:trPr>
          <w:cantSplit/>
        </w:trPr>
        <w:tc>
          <w:tcPr>
            <w:tcW w:w="3861" w:type="pct"/>
          </w:tcPr>
          <w:p w14:paraId="1C31F09A" w14:textId="230D9CFF" w:rsidR="006F16C8" w:rsidRPr="00B63849" w:rsidRDefault="006F16C8" w:rsidP="00861BBF">
            <w:pPr>
              <w:suppressAutoHyphens/>
              <w:spacing w:before="60" w:after="60"/>
              <w:rPr>
                <w:rFonts w:cs="Arial"/>
                <w:lang w:val="en-GB"/>
              </w:rPr>
            </w:pPr>
          </w:p>
        </w:tc>
        <w:tc>
          <w:tcPr>
            <w:tcW w:w="1139" w:type="pct"/>
          </w:tcPr>
          <w:p w14:paraId="42E8049C" w14:textId="5AC06C75" w:rsidR="006F16C8" w:rsidRPr="00571FE7" w:rsidRDefault="006F16C8" w:rsidP="00861BBF">
            <w:pPr>
              <w:suppressAutoHyphens/>
              <w:spacing w:before="60" w:after="60"/>
              <w:rPr>
                <w:rFonts w:cs="Arial"/>
                <w:bCs/>
                <w:lang w:val="en-GB"/>
              </w:rPr>
            </w:pPr>
          </w:p>
        </w:tc>
      </w:tr>
      <w:bookmarkEnd w:id="138"/>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0C251F8" w14:textId="44C66E71" w:rsidR="00896232"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91347207" w:history="1">
        <w:r w:rsidR="00896232" w:rsidRPr="004F1ACC">
          <w:rPr>
            <w:rStyle w:val="Hyperlink"/>
          </w:rPr>
          <w:t>1</w:t>
        </w:r>
        <w:r w:rsidR="00896232">
          <w:rPr>
            <w:rFonts w:asciiTheme="minorHAnsi" w:eastAsiaTheme="minorEastAsia" w:hAnsiTheme="minorHAnsi" w:cstheme="minorBidi"/>
            <w:b w:val="0"/>
            <w:kern w:val="2"/>
            <w:sz w:val="24"/>
            <w:szCs w:val="24"/>
            <w:lang w:val="en-US" w:eastAsia="en-US"/>
            <w14:ligatures w14:val="standardContextual"/>
          </w:rPr>
          <w:tab/>
        </w:r>
        <w:r w:rsidR="00896232" w:rsidRPr="004F1ACC">
          <w:rPr>
            <w:rStyle w:val="Hyperlink"/>
          </w:rPr>
          <w:t>Introduction</w:t>
        </w:r>
        <w:r w:rsidR="00896232">
          <w:rPr>
            <w:webHidden/>
          </w:rPr>
          <w:tab/>
        </w:r>
        <w:r w:rsidR="00896232">
          <w:rPr>
            <w:webHidden/>
          </w:rPr>
          <w:fldChar w:fldCharType="begin"/>
        </w:r>
        <w:r w:rsidR="00896232">
          <w:rPr>
            <w:webHidden/>
          </w:rPr>
          <w:instrText xml:space="preserve"> PAGEREF _Toc191347207 \h </w:instrText>
        </w:r>
        <w:r w:rsidR="00896232">
          <w:rPr>
            <w:webHidden/>
          </w:rPr>
        </w:r>
        <w:r w:rsidR="00896232">
          <w:rPr>
            <w:webHidden/>
          </w:rPr>
          <w:fldChar w:fldCharType="separate"/>
        </w:r>
        <w:r w:rsidR="00896232">
          <w:rPr>
            <w:webHidden/>
          </w:rPr>
          <w:t>1</w:t>
        </w:r>
        <w:r w:rsidR="00896232">
          <w:rPr>
            <w:webHidden/>
          </w:rPr>
          <w:fldChar w:fldCharType="end"/>
        </w:r>
      </w:hyperlink>
    </w:p>
    <w:p w14:paraId="09CF62A0" w14:textId="65AE2970"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08" w:history="1">
        <w:r w:rsidRPr="004F1ACC">
          <w:rPr>
            <w:rStyle w:val="Hyperlink"/>
          </w:rPr>
          <w:t>1.1</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Scope</w:t>
        </w:r>
        <w:r>
          <w:rPr>
            <w:webHidden/>
          </w:rPr>
          <w:tab/>
        </w:r>
        <w:r>
          <w:rPr>
            <w:webHidden/>
          </w:rPr>
          <w:fldChar w:fldCharType="begin"/>
        </w:r>
        <w:r>
          <w:rPr>
            <w:webHidden/>
          </w:rPr>
          <w:instrText xml:space="preserve"> PAGEREF _Toc191347208 \h </w:instrText>
        </w:r>
        <w:r>
          <w:rPr>
            <w:webHidden/>
          </w:rPr>
        </w:r>
        <w:r>
          <w:rPr>
            <w:webHidden/>
          </w:rPr>
          <w:fldChar w:fldCharType="separate"/>
        </w:r>
        <w:r>
          <w:rPr>
            <w:webHidden/>
          </w:rPr>
          <w:t>1</w:t>
        </w:r>
        <w:r>
          <w:rPr>
            <w:webHidden/>
          </w:rPr>
          <w:fldChar w:fldCharType="end"/>
        </w:r>
      </w:hyperlink>
    </w:p>
    <w:p w14:paraId="74074B32" w14:textId="0CC08991"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09" w:history="1">
        <w:r w:rsidRPr="004F1ACC">
          <w:rPr>
            <w:rStyle w:val="Hyperlink"/>
          </w:rPr>
          <w:t>1.2</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Conformance</w:t>
        </w:r>
        <w:r>
          <w:rPr>
            <w:webHidden/>
          </w:rPr>
          <w:tab/>
        </w:r>
        <w:r>
          <w:rPr>
            <w:webHidden/>
          </w:rPr>
          <w:fldChar w:fldCharType="begin"/>
        </w:r>
        <w:r>
          <w:rPr>
            <w:webHidden/>
          </w:rPr>
          <w:instrText xml:space="preserve"> PAGEREF _Toc191347209 \h </w:instrText>
        </w:r>
        <w:r>
          <w:rPr>
            <w:webHidden/>
          </w:rPr>
        </w:r>
        <w:r>
          <w:rPr>
            <w:webHidden/>
          </w:rPr>
          <w:fldChar w:fldCharType="separate"/>
        </w:r>
        <w:r>
          <w:rPr>
            <w:webHidden/>
          </w:rPr>
          <w:t>1</w:t>
        </w:r>
        <w:r>
          <w:rPr>
            <w:webHidden/>
          </w:rPr>
          <w:fldChar w:fldCharType="end"/>
        </w:r>
      </w:hyperlink>
    </w:p>
    <w:p w14:paraId="56DCAA69" w14:textId="4E2727E3"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10" w:history="1">
        <w:r w:rsidRPr="004F1ACC">
          <w:rPr>
            <w:rStyle w:val="Hyperlink"/>
          </w:rPr>
          <w:t>1.3</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References</w:t>
        </w:r>
        <w:r>
          <w:rPr>
            <w:webHidden/>
          </w:rPr>
          <w:tab/>
        </w:r>
        <w:r>
          <w:rPr>
            <w:webHidden/>
          </w:rPr>
          <w:fldChar w:fldCharType="begin"/>
        </w:r>
        <w:r>
          <w:rPr>
            <w:webHidden/>
          </w:rPr>
          <w:instrText xml:space="preserve"> PAGEREF _Toc191347210 \h </w:instrText>
        </w:r>
        <w:r>
          <w:rPr>
            <w:webHidden/>
          </w:rPr>
        </w:r>
        <w:r>
          <w:rPr>
            <w:webHidden/>
          </w:rPr>
          <w:fldChar w:fldCharType="separate"/>
        </w:r>
        <w:r>
          <w:rPr>
            <w:webHidden/>
          </w:rPr>
          <w:t>1</w:t>
        </w:r>
        <w:r>
          <w:rPr>
            <w:webHidden/>
          </w:rPr>
          <w:fldChar w:fldCharType="end"/>
        </w:r>
      </w:hyperlink>
    </w:p>
    <w:p w14:paraId="6A8251B0" w14:textId="177B67CF"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11" w:history="1">
        <w:r w:rsidRPr="004F1ACC">
          <w:rPr>
            <w:rStyle w:val="Hyperlink"/>
          </w:rPr>
          <w:t>1.3.1</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Normative references</w:t>
        </w:r>
        <w:r>
          <w:rPr>
            <w:webHidden/>
          </w:rPr>
          <w:tab/>
        </w:r>
        <w:r>
          <w:rPr>
            <w:webHidden/>
          </w:rPr>
          <w:fldChar w:fldCharType="begin"/>
        </w:r>
        <w:r>
          <w:rPr>
            <w:webHidden/>
          </w:rPr>
          <w:instrText xml:space="preserve"> PAGEREF _Toc191347211 \h </w:instrText>
        </w:r>
        <w:r>
          <w:rPr>
            <w:webHidden/>
          </w:rPr>
        </w:r>
        <w:r>
          <w:rPr>
            <w:webHidden/>
          </w:rPr>
          <w:fldChar w:fldCharType="separate"/>
        </w:r>
        <w:r>
          <w:rPr>
            <w:webHidden/>
          </w:rPr>
          <w:t>1</w:t>
        </w:r>
        <w:r>
          <w:rPr>
            <w:webHidden/>
          </w:rPr>
          <w:fldChar w:fldCharType="end"/>
        </w:r>
      </w:hyperlink>
    </w:p>
    <w:p w14:paraId="2484BB16" w14:textId="7352FD2A"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12" w:history="1">
        <w:r w:rsidRPr="004F1ACC">
          <w:rPr>
            <w:rStyle w:val="Hyperlink"/>
          </w:rPr>
          <w:t>1.3.2</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Informative references</w:t>
        </w:r>
        <w:r>
          <w:rPr>
            <w:webHidden/>
          </w:rPr>
          <w:tab/>
        </w:r>
        <w:r>
          <w:rPr>
            <w:webHidden/>
          </w:rPr>
          <w:fldChar w:fldCharType="begin"/>
        </w:r>
        <w:r>
          <w:rPr>
            <w:webHidden/>
          </w:rPr>
          <w:instrText xml:space="preserve"> PAGEREF _Toc191347212 \h </w:instrText>
        </w:r>
        <w:r>
          <w:rPr>
            <w:webHidden/>
          </w:rPr>
        </w:r>
        <w:r>
          <w:rPr>
            <w:webHidden/>
          </w:rPr>
          <w:fldChar w:fldCharType="separate"/>
        </w:r>
        <w:r>
          <w:rPr>
            <w:webHidden/>
          </w:rPr>
          <w:t>2</w:t>
        </w:r>
        <w:r>
          <w:rPr>
            <w:webHidden/>
          </w:rPr>
          <w:fldChar w:fldCharType="end"/>
        </w:r>
      </w:hyperlink>
    </w:p>
    <w:p w14:paraId="1309EEEC" w14:textId="4A2743FF"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13" w:history="1">
        <w:r w:rsidRPr="004F1ACC">
          <w:rPr>
            <w:rStyle w:val="Hyperlink"/>
          </w:rPr>
          <w:t>1.4</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Terms, definitions and abbreviations</w:t>
        </w:r>
        <w:r>
          <w:rPr>
            <w:webHidden/>
          </w:rPr>
          <w:tab/>
        </w:r>
        <w:r>
          <w:rPr>
            <w:webHidden/>
          </w:rPr>
          <w:fldChar w:fldCharType="begin"/>
        </w:r>
        <w:r>
          <w:rPr>
            <w:webHidden/>
          </w:rPr>
          <w:instrText xml:space="preserve"> PAGEREF _Toc191347213 \h </w:instrText>
        </w:r>
        <w:r>
          <w:rPr>
            <w:webHidden/>
          </w:rPr>
        </w:r>
        <w:r>
          <w:rPr>
            <w:webHidden/>
          </w:rPr>
          <w:fldChar w:fldCharType="separate"/>
        </w:r>
        <w:r>
          <w:rPr>
            <w:webHidden/>
          </w:rPr>
          <w:t>2</w:t>
        </w:r>
        <w:r>
          <w:rPr>
            <w:webHidden/>
          </w:rPr>
          <w:fldChar w:fldCharType="end"/>
        </w:r>
      </w:hyperlink>
    </w:p>
    <w:p w14:paraId="7F1F827C" w14:textId="76C75452"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14" w:history="1">
        <w:r w:rsidRPr="004F1ACC">
          <w:rPr>
            <w:rStyle w:val="Hyperlink"/>
          </w:rPr>
          <w:t>1.4.1</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Terms and definitions</w:t>
        </w:r>
        <w:r>
          <w:rPr>
            <w:webHidden/>
          </w:rPr>
          <w:tab/>
        </w:r>
        <w:r>
          <w:rPr>
            <w:webHidden/>
          </w:rPr>
          <w:fldChar w:fldCharType="begin"/>
        </w:r>
        <w:r>
          <w:rPr>
            <w:webHidden/>
          </w:rPr>
          <w:instrText xml:space="preserve"> PAGEREF _Toc191347214 \h </w:instrText>
        </w:r>
        <w:r>
          <w:rPr>
            <w:webHidden/>
          </w:rPr>
        </w:r>
        <w:r>
          <w:rPr>
            <w:webHidden/>
          </w:rPr>
          <w:fldChar w:fldCharType="separate"/>
        </w:r>
        <w:r>
          <w:rPr>
            <w:webHidden/>
          </w:rPr>
          <w:t>2</w:t>
        </w:r>
        <w:r>
          <w:rPr>
            <w:webHidden/>
          </w:rPr>
          <w:fldChar w:fldCharType="end"/>
        </w:r>
      </w:hyperlink>
    </w:p>
    <w:p w14:paraId="76DDDC6F" w14:textId="2CAEFB47"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15" w:history="1">
        <w:r w:rsidRPr="004F1ACC">
          <w:rPr>
            <w:rStyle w:val="Hyperlink"/>
          </w:rPr>
          <w:t>1.4.2</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Abbreviations</w:t>
        </w:r>
        <w:r>
          <w:rPr>
            <w:webHidden/>
          </w:rPr>
          <w:tab/>
        </w:r>
        <w:r>
          <w:rPr>
            <w:webHidden/>
          </w:rPr>
          <w:fldChar w:fldCharType="begin"/>
        </w:r>
        <w:r>
          <w:rPr>
            <w:webHidden/>
          </w:rPr>
          <w:instrText xml:space="preserve"> PAGEREF _Toc191347215 \h </w:instrText>
        </w:r>
        <w:r>
          <w:rPr>
            <w:webHidden/>
          </w:rPr>
        </w:r>
        <w:r>
          <w:rPr>
            <w:webHidden/>
          </w:rPr>
          <w:fldChar w:fldCharType="separate"/>
        </w:r>
        <w:r>
          <w:rPr>
            <w:webHidden/>
          </w:rPr>
          <w:t>2</w:t>
        </w:r>
        <w:r>
          <w:rPr>
            <w:webHidden/>
          </w:rPr>
          <w:fldChar w:fldCharType="end"/>
        </w:r>
      </w:hyperlink>
    </w:p>
    <w:p w14:paraId="385E853C" w14:textId="6EF3FA39"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16" w:history="1">
        <w:r w:rsidRPr="004F1ACC">
          <w:rPr>
            <w:rStyle w:val="Hyperlink"/>
          </w:rPr>
          <w:t>1.4.3</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Symbols</w:t>
        </w:r>
        <w:r>
          <w:rPr>
            <w:webHidden/>
          </w:rPr>
          <w:tab/>
        </w:r>
        <w:r>
          <w:rPr>
            <w:webHidden/>
          </w:rPr>
          <w:fldChar w:fldCharType="begin"/>
        </w:r>
        <w:r>
          <w:rPr>
            <w:webHidden/>
          </w:rPr>
          <w:instrText xml:space="preserve"> PAGEREF _Toc191347216 \h </w:instrText>
        </w:r>
        <w:r>
          <w:rPr>
            <w:webHidden/>
          </w:rPr>
        </w:r>
        <w:r>
          <w:rPr>
            <w:webHidden/>
          </w:rPr>
          <w:fldChar w:fldCharType="separate"/>
        </w:r>
        <w:r>
          <w:rPr>
            <w:webHidden/>
          </w:rPr>
          <w:t>2</w:t>
        </w:r>
        <w:r>
          <w:rPr>
            <w:webHidden/>
          </w:rPr>
          <w:fldChar w:fldCharType="end"/>
        </w:r>
      </w:hyperlink>
    </w:p>
    <w:p w14:paraId="1D2A32D4" w14:textId="579C1A4C"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17" w:history="1">
        <w:r w:rsidRPr="004F1ACC">
          <w:rPr>
            <w:rStyle w:val="Hyperlink"/>
          </w:rPr>
          <w:t>1.5</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Use of language</w:t>
        </w:r>
        <w:r>
          <w:rPr>
            <w:webHidden/>
          </w:rPr>
          <w:tab/>
        </w:r>
        <w:r>
          <w:rPr>
            <w:webHidden/>
          </w:rPr>
          <w:fldChar w:fldCharType="begin"/>
        </w:r>
        <w:r>
          <w:rPr>
            <w:webHidden/>
          </w:rPr>
          <w:instrText xml:space="preserve"> PAGEREF _Toc191347217 \h </w:instrText>
        </w:r>
        <w:r>
          <w:rPr>
            <w:webHidden/>
          </w:rPr>
        </w:r>
        <w:r>
          <w:rPr>
            <w:webHidden/>
          </w:rPr>
          <w:fldChar w:fldCharType="separate"/>
        </w:r>
        <w:r>
          <w:rPr>
            <w:webHidden/>
          </w:rPr>
          <w:t>2</w:t>
        </w:r>
        <w:r>
          <w:rPr>
            <w:webHidden/>
          </w:rPr>
          <w:fldChar w:fldCharType="end"/>
        </w:r>
      </w:hyperlink>
    </w:p>
    <w:p w14:paraId="76ECB54C" w14:textId="05D90445"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18" w:history="1">
        <w:r w:rsidRPr="004F1ACC">
          <w:rPr>
            <w:rStyle w:val="Hyperlink"/>
          </w:rPr>
          <w:t>1.6</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General description</w:t>
        </w:r>
        <w:r>
          <w:rPr>
            <w:webHidden/>
          </w:rPr>
          <w:tab/>
        </w:r>
        <w:r>
          <w:rPr>
            <w:webHidden/>
          </w:rPr>
          <w:fldChar w:fldCharType="begin"/>
        </w:r>
        <w:r>
          <w:rPr>
            <w:webHidden/>
          </w:rPr>
          <w:instrText xml:space="preserve"> PAGEREF _Toc191347218 \h </w:instrText>
        </w:r>
        <w:r>
          <w:rPr>
            <w:webHidden/>
          </w:rPr>
        </w:r>
        <w:r>
          <w:rPr>
            <w:webHidden/>
          </w:rPr>
          <w:fldChar w:fldCharType="separate"/>
        </w:r>
        <w:r>
          <w:rPr>
            <w:webHidden/>
          </w:rPr>
          <w:t>3</w:t>
        </w:r>
        <w:r>
          <w:rPr>
            <w:webHidden/>
          </w:rPr>
          <w:fldChar w:fldCharType="end"/>
        </w:r>
      </w:hyperlink>
    </w:p>
    <w:p w14:paraId="71F40CFB" w14:textId="69DF1778"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19" w:history="1">
        <w:r w:rsidRPr="004F1ACC">
          <w:rPr>
            <w:rStyle w:val="Hyperlink"/>
          </w:rPr>
          <w:t>1.7</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Specification metadata and maintenance</w:t>
        </w:r>
        <w:r>
          <w:rPr>
            <w:webHidden/>
          </w:rPr>
          <w:tab/>
        </w:r>
        <w:r>
          <w:rPr>
            <w:webHidden/>
          </w:rPr>
          <w:fldChar w:fldCharType="begin"/>
        </w:r>
        <w:r>
          <w:rPr>
            <w:webHidden/>
          </w:rPr>
          <w:instrText xml:space="preserve"> PAGEREF _Toc191347219 \h </w:instrText>
        </w:r>
        <w:r>
          <w:rPr>
            <w:webHidden/>
          </w:rPr>
        </w:r>
        <w:r>
          <w:rPr>
            <w:webHidden/>
          </w:rPr>
          <w:fldChar w:fldCharType="separate"/>
        </w:r>
        <w:r>
          <w:rPr>
            <w:webHidden/>
          </w:rPr>
          <w:t>3</w:t>
        </w:r>
        <w:r>
          <w:rPr>
            <w:webHidden/>
          </w:rPr>
          <w:fldChar w:fldCharType="end"/>
        </w:r>
      </w:hyperlink>
    </w:p>
    <w:p w14:paraId="3AA2FA70" w14:textId="5496F334"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20" w:history="1">
        <w:r w:rsidRPr="004F1ACC">
          <w:rPr>
            <w:rStyle w:val="Hyperlink"/>
          </w:rPr>
          <w:t>1.7.1</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Specification metadata</w:t>
        </w:r>
        <w:r>
          <w:rPr>
            <w:webHidden/>
          </w:rPr>
          <w:tab/>
        </w:r>
        <w:r>
          <w:rPr>
            <w:webHidden/>
          </w:rPr>
          <w:fldChar w:fldCharType="begin"/>
        </w:r>
        <w:r>
          <w:rPr>
            <w:webHidden/>
          </w:rPr>
          <w:instrText xml:space="preserve"> PAGEREF _Toc191347220 \h </w:instrText>
        </w:r>
        <w:r>
          <w:rPr>
            <w:webHidden/>
          </w:rPr>
        </w:r>
        <w:r>
          <w:rPr>
            <w:webHidden/>
          </w:rPr>
          <w:fldChar w:fldCharType="separate"/>
        </w:r>
        <w:r>
          <w:rPr>
            <w:webHidden/>
          </w:rPr>
          <w:t>3</w:t>
        </w:r>
        <w:r>
          <w:rPr>
            <w:webHidden/>
          </w:rPr>
          <w:fldChar w:fldCharType="end"/>
        </w:r>
      </w:hyperlink>
    </w:p>
    <w:p w14:paraId="196E5AE7" w14:textId="03ACE985" w:rsidR="00896232" w:rsidRDefault="00896232">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47221" w:history="1">
        <w:r w:rsidRPr="004F1ACC">
          <w:rPr>
            <w:rStyle w:val="Hyperlink"/>
          </w:rPr>
          <w:t>1.7.2</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Specification maintenance</w:t>
        </w:r>
        <w:r>
          <w:rPr>
            <w:webHidden/>
          </w:rPr>
          <w:tab/>
        </w:r>
        <w:r>
          <w:rPr>
            <w:webHidden/>
          </w:rPr>
          <w:fldChar w:fldCharType="begin"/>
        </w:r>
        <w:r>
          <w:rPr>
            <w:webHidden/>
          </w:rPr>
          <w:instrText xml:space="preserve"> PAGEREF _Toc191347221 \h </w:instrText>
        </w:r>
        <w:r>
          <w:rPr>
            <w:webHidden/>
          </w:rPr>
        </w:r>
        <w:r>
          <w:rPr>
            <w:webHidden/>
          </w:rPr>
          <w:fldChar w:fldCharType="separate"/>
        </w:r>
        <w:r>
          <w:rPr>
            <w:webHidden/>
          </w:rPr>
          <w:t>3</w:t>
        </w:r>
        <w:r>
          <w:rPr>
            <w:webHidden/>
          </w:rPr>
          <w:fldChar w:fldCharType="end"/>
        </w:r>
      </w:hyperlink>
    </w:p>
    <w:p w14:paraId="39A21CF2" w14:textId="0CD83348"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2" w:history="1">
        <w:r w:rsidRPr="004F1ACC">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Check Structure</w:t>
        </w:r>
        <w:r>
          <w:rPr>
            <w:webHidden/>
          </w:rPr>
          <w:tab/>
        </w:r>
        <w:r>
          <w:rPr>
            <w:webHidden/>
          </w:rPr>
          <w:fldChar w:fldCharType="begin"/>
        </w:r>
        <w:r>
          <w:rPr>
            <w:webHidden/>
          </w:rPr>
          <w:instrText xml:space="preserve"> PAGEREF _Toc191347222 \h </w:instrText>
        </w:r>
        <w:r>
          <w:rPr>
            <w:webHidden/>
          </w:rPr>
        </w:r>
        <w:r>
          <w:rPr>
            <w:webHidden/>
          </w:rPr>
          <w:fldChar w:fldCharType="separate"/>
        </w:r>
        <w:r>
          <w:rPr>
            <w:webHidden/>
          </w:rPr>
          <w:t>4</w:t>
        </w:r>
        <w:r>
          <w:rPr>
            <w:webHidden/>
          </w:rPr>
          <w:fldChar w:fldCharType="end"/>
        </w:r>
      </w:hyperlink>
    </w:p>
    <w:p w14:paraId="1B3D3F44" w14:textId="7FB8A71B"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3" w:history="1">
        <w:r w:rsidRPr="004F1ACC">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Check Syntax</w:t>
        </w:r>
        <w:r>
          <w:rPr>
            <w:webHidden/>
          </w:rPr>
          <w:tab/>
        </w:r>
        <w:r>
          <w:rPr>
            <w:webHidden/>
          </w:rPr>
          <w:fldChar w:fldCharType="begin"/>
        </w:r>
        <w:r>
          <w:rPr>
            <w:webHidden/>
          </w:rPr>
          <w:instrText xml:space="preserve"> PAGEREF _Toc191347223 \h </w:instrText>
        </w:r>
        <w:r>
          <w:rPr>
            <w:webHidden/>
          </w:rPr>
        </w:r>
        <w:r>
          <w:rPr>
            <w:webHidden/>
          </w:rPr>
          <w:fldChar w:fldCharType="separate"/>
        </w:r>
        <w:r>
          <w:rPr>
            <w:webHidden/>
          </w:rPr>
          <w:t>5</w:t>
        </w:r>
        <w:r>
          <w:rPr>
            <w:webHidden/>
          </w:rPr>
          <w:fldChar w:fldCharType="end"/>
        </w:r>
      </w:hyperlink>
    </w:p>
    <w:p w14:paraId="17B0D4E5" w14:textId="05EFD914"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4" w:history="1">
        <w:r w:rsidRPr="004F1ACC">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Organisation</w:t>
        </w:r>
        <w:r>
          <w:rPr>
            <w:webHidden/>
          </w:rPr>
          <w:tab/>
        </w:r>
        <w:r>
          <w:rPr>
            <w:webHidden/>
          </w:rPr>
          <w:fldChar w:fldCharType="begin"/>
        </w:r>
        <w:r>
          <w:rPr>
            <w:webHidden/>
          </w:rPr>
          <w:instrText xml:space="preserve"> PAGEREF _Toc191347224 \h </w:instrText>
        </w:r>
        <w:r>
          <w:rPr>
            <w:webHidden/>
          </w:rPr>
        </w:r>
        <w:r>
          <w:rPr>
            <w:webHidden/>
          </w:rPr>
          <w:fldChar w:fldCharType="separate"/>
        </w:r>
        <w:r>
          <w:rPr>
            <w:webHidden/>
          </w:rPr>
          <w:t>5</w:t>
        </w:r>
        <w:r>
          <w:rPr>
            <w:webHidden/>
          </w:rPr>
          <w:fldChar w:fldCharType="end"/>
        </w:r>
      </w:hyperlink>
    </w:p>
    <w:p w14:paraId="75E409B7" w14:textId="33728E97"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5" w:history="1">
        <w:r w:rsidRPr="004F1ACC">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Other Applicable Checks</w:t>
        </w:r>
        <w:r>
          <w:rPr>
            <w:webHidden/>
          </w:rPr>
          <w:tab/>
        </w:r>
        <w:r>
          <w:rPr>
            <w:webHidden/>
          </w:rPr>
          <w:fldChar w:fldCharType="begin"/>
        </w:r>
        <w:r>
          <w:rPr>
            <w:webHidden/>
          </w:rPr>
          <w:instrText xml:space="preserve"> PAGEREF _Toc191347225 \h </w:instrText>
        </w:r>
        <w:r>
          <w:rPr>
            <w:webHidden/>
          </w:rPr>
        </w:r>
        <w:r>
          <w:rPr>
            <w:webHidden/>
          </w:rPr>
          <w:fldChar w:fldCharType="separate"/>
        </w:r>
        <w:r>
          <w:rPr>
            <w:webHidden/>
          </w:rPr>
          <w:t>5</w:t>
        </w:r>
        <w:r>
          <w:rPr>
            <w:webHidden/>
          </w:rPr>
          <w:fldChar w:fldCharType="end"/>
        </w:r>
      </w:hyperlink>
    </w:p>
    <w:p w14:paraId="485597FB" w14:textId="1C91F33D"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6" w:history="1">
        <w:r w:rsidRPr="004F1ACC">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Check Application Sequence</w:t>
        </w:r>
        <w:r>
          <w:rPr>
            <w:webHidden/>
          </w:rPr>
          <w:tab/>
        </w:r>
        <w:r>
          <w:rPr>
            <w:webHidden/>
          </w:rPr>
          <w:fldChar w:fldCharType="begin"/>
        </w:r>
        <w:r>
          <w:rPr>
            <w:webHidden/>
          </w:rPr>
          <w:instrText xml:space="preserve"> PAGEREF _Toc191347226 \h </w:instrText>
        </w:r>
        <w:r>
          <w:rPr>
            <w:webHidden/>
          </w:rPr>
        </w:r>
        <w:r>
          <w:rPr>
            <w:webHidden/>
          </w:rPr>
          <w:fldChar w:fldCharType="separate"/>
        </w:r>
        <w:r>
          <w:rPr>
            <w:webHidden/>
          </w:rPr>
          <w:t>5</w:t>
        </w:r>
        <w:r>
          <w:rPr>
            <w:webHidden/>
          </w:rPr>
          <w:fldChar w:fldCharType="end"/>
        </w:r>
      </w:hyperlink>
    </w:p>
    <w:p w14:paraId="16B4649C" w14:textId="131BC7DF" w:rsidR="00896232" w:rsidRDefault="00896232">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47227" w:history="1">
        <w:r w:rsidRPr="004F1ACC">
          <w:rPr>
            <w:rStyle w:val="Hyperlink"/>
          </w:rPr>
          <w:t>6.1</w:t>
        </w:r>
        <w:r>
          <w:rPr>
            <w:rFonts w:asciiTheme="minorHAnsi" w:eastAsiaTheme="minorEastAsia" w:hAnsiTheme="minorHAnsi" w:cstheme="minorBidi"/>
            <w:kern w:val="2"/>
            <w:sz w:val="24"/>
            <w:szCs w:val="24"/>
            <w:lang w:val="en-US" w:eastAsia="en-US"/>
            <w14:ligatures w14:val="standardContextual"/>
          </w:rPr>
          <w:tab/>
        </w:r>
        <w:r w:rsidRPr="004F1ACC">
          <w:rPr>
            <w:rStyle w:val="Hyperlink"/>
          </w:rPr>
          <w:t>Check messages</w:t>
        </w:r>
        <w:r>
          <w:rPr>
            <w:webHidden/>
          </w:rPr>
          <w:tab/>
        </w:r>
        <w:r>
          <w:rPr>
            <w:webHidden/>
          </w:rPr>
          <w:fldChar w:fldCharType="begin"/>
        </w:r>
        <w:r>
          <w:rPr>
            <w:webHidden/>
          </w:rPr>
          <w:instrText xml:space="preserve"> PAGEREF _Toc191347227 \h </w:instrText>
        </w:r>
        <w:r>
          <w:rPr>
            <w:webHidden/>
          </w:rPr>
        </w:r>
        <w:r>
          <w:rPr>
            <w:webHidden/>
          </w:rPr>
          <w:fldChar w:fldCharType="separate"/>
        </w:r>
        <w:r>
          <w:rPr>
            <w:webHidden/>
          </w:rPr>
          <w:t>6</w:t>
        </w:r>
        <w:r>
          <w:rPr>
            <w:webHidden/>
          </w:rPr>
          <w:fldChar w:fldCharType="end"/>
        </w:r>
      </w:hyperlink>
    </w:p>
    <w:p w14:paraId="218461C8" w14:textId="26CF61FB"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8" w:history="1">
        <w:r w:rsidRPr="004F1ACC">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Check Classification</w:t>
        </w:r>
        <w:r>
          <w:rPr>
            <w:webHidden/>
          </w:rPr>
          <w:tab/>
        </w:r>
        <w:r>
          <w:rPr>
            <w:webHidden/>
          </w:rPr>
          <w:fldChar w:fldCharType="begin"/>
        </w:r>
        <w:r>
          <w:rPr>
            <w:webHidden/>
          </w:rPr>
          <w:instrText xml:space="preserve"> PAGEREF _Toc191347228 \h </w:instrText>
        </w:r>
        <w:r>
          <w:rPr>
            <w:webHidden/>
          </w:rPr>
        </w:r>
        <w:r>
          <w:rPr>
            <w:webHidden/>
          </w:rPr>
          <w:fldChar w:fldCharType="separate"/>
        </w:r>
        <w:r>
          <w:rPr>
            <w:webHidden/>
          </w:rPr>
          <w:t>6</w:t>
        </w:r>
        <w:r>
          <w:rPr>
            <w:webHidden/>
          </w:rPr>
          <w:fldChar w:fldCharType="end"/>
        </w:r>
      </w:hyperlink>
    </w:p>
    <w:p w14:paraId="6EA7F677" w14:textId="7148434D"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29" w:history="1">
        <w:r w:rsidRPr="004F1ACC">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Geometry and Spatial Operators</w:t>
        </w:r>
        <w:r>
          <w:rPr>
            <w:webHidden/>
          </w:rPr>
          <w:tab/>
        </w:r>
        <w:r>
          <w:rPr>
            <w:webHidden/>
          </w:rPr>
          <w:fldChar w:fldCharType="begin"/>
        </w:r>
        <w:r>
          <w:rPr>
            <w:webHidden/>
          </w:rPr>
          <w:instrText xml:space="preserve"> PAGEREF _Toc191347229 \h </w:instrText>
        </w:r>
        <w:r>
          <w:rPr>
            <w:webHidden/>
          </w:rPr>
        </w:r>
        <w:r>
          <w:rPr>
            <w:webHidden/>
          </w:rPr>
          <w:fldChar w:fldCharType="separate"/>
        </w:r>
        <w:r>
          <w:rPr>
            <w:webHidden/>
          </w:rPr>
          <w:t>6</w:t>
        </w:r>
        <w:r>
          <w:rPr>
            <w:webHidden/>
          </w:rPr>
          <w:fldChar w:fldCharType="end"/>
        </w:r>
      </w:hyperlink>
    </w:p>
    <w:p w14:paraId="3CA73801" w14:textId="05556D95" w:rsidR="00896232" w:rsidRDefault="00896232">
      <w:pPr>
        <w:pStyle w:val="TOC1"/>
        <w:rPr>
          <w:rFonts w:asciiTheme="minorHAnsi" w:eastAsiaTheme="minorEastAsia" w:hAnsiTheme="minorHAnsi" w:cstheme="minorBidi"/>
          <w:b w:val="0"/>
          <w:kern w:val="2"/>
          <w:sz w:val="24"/>
          <w:szCs w:val="24"/>
          <w:lang w:val="en-US" w:eastAsia="en-US"/>
          <w14:ligatures w14:val="standardContextual"/>
        </w:rPr>
      </w:pPr>
      <w:hyperlink w:anchor="_Toc191347230" w:history="1">
        <w:r w:rsidRPr="004F1ACC">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4F1ACC">
          <w:rPr>
            <w:rStyle w:val="Hyperlink"/>
          </w:rPr>
          <w:t>Other Components of this Specification</w:t>
        </w:r>
        <w:r>
          <w:rPr>
            <w:webHidden/>
          </w:rPr>
          <w:tab/>
        </w:r>
        <w:r>
          <w:rPr>
            <w:webHidden/>
          </w:rPr>
          <w:fldChar w:fldCharType="begin"/>
        </w:r>
        <w:r>
          <w:rPr>
            <w:webHidden/>
          </w:rPr>
          <w:instrText xml:space="preserve"> PAGEREF _Toc191347230 \h </w:instrText>
        </w:r>
        <w:r>
          <w:rPr>
            <w:webHidden/>
          </w:rPr>
        </w:r>
        <w:r>
          <w:rPr>
            <w:webHidden/>
          </w:rPr>
          <w:fldChar w:fldCharType="separate"/>
        </w:r>
        <w:r>
          <w:rPr>
            <w:webHidden/>
          </w:rPr>
          <w:t>7</w:t>
        </w:r>
        <w:r>
          <w:rPr>
            <w:webHidden/>
          </w:rPr>
          <w:fldChar w:fldCharType="end"/>
        </w:r>
      </w:hyperlink>
    </w:p>
    <w:p w14:paraId="5CFB76EA" w14:textId="761C531B"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148" w:name="_Toc191347207"/>
      <w:r>
        <w:rPr>
          <w:lang w:val="en-GB"/>
        </w:rPr>
        <w:lastRenderedPageBreak/>
        <w:t>Introduction</w:t>
      </w:r>
      <w:bookmarkEnd w:id="148"/>
    </w:p>
    <w:p w14:paraId="63BB43CF" w14:textId="2F54AB6F"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w:t>
      </w:r>
      <w:r w:rsidR="003F613A">
        <w:rPr>
          <w:lang w:val="en-GB"/>
        </w:rPr>
        <w:t xml:space="preserve"> in order to ensure conformance of S-100 datasets and exchange sets with requirements specified in S-98</w:t>
      </w:r>
      <w:r w:rsidRPr="00236539">
        <w:rPr>
          <w:lang w:val="en-GB"/>
        </w:rPr>
        <w:t>. The</w:t>
      </w:r>
      <w:r>
        <w:rPr>
          <w:lang w:val="en-GB"/>
        </w:rPr>
        <w:t xml:space="preserve"> initial</w:t>
      </w:r>
      <w:r w:rsidRPr="00236539">
        <w:rPr>
          <w:lang w:val="en-GB"/>
        </w:rPr>
        <w:t xml:space="preserve"> </w:t>
      </w:r>
      <w:r>
        <w:rPr>
          <w:lang w:val="en-GB"/>
        </w:rPr>
        <w:t>list of checks</w:t>
      </w:r>
      <w:r w:rsidR="00754555">
        <w:rPr>
          <w:lang w:val="en-GB"/>
        </w:rPr>
        <w:t xml:space="preserve"> for </w:t>
      </w:r>
      <w:r w:rsidR="006A1B6A">
        <w:rPr>
          <w:lang w:val="en-GB"/>
        </w:rPr>
        <w:t>S-</w:t>
      </w:r>
      <w:r w:rsidR="00EA6607">
        <w:rPr>
          <w:lang w:val="en-GB"/>
        </w:rPr>
        <w:t>98</w:t>
      </w:r>
      <w:r w:rsidRPr="00236539">
        <w:rPr>
          <w:lang w:val="en-GB"/>
        </w:rPr>
        <w:t xml:space="preserve"> </w:t>
      </w:r>
      <w:r>
        <w:rPr>
          <w:lang w:val="en-GB"/>
        </w:rPr>
        <w:t>w</w:t>
      </w:r>
      <w:r w:rsidRPr="00236539">
        <w:rPr>
          <w:lang w:val="en-GB"/>
        </w:rPr>
        <w:t>as compiled</w:t>
      </w:r>
      <w:r>
        <w:rPr>
          <w:lang w:val="en-GB"/>
        </w:rPr>
        <w:t xml:space="preserve"> by the </w:t>
      </w:r>
      <w:r w:rsidR="0010055A">
        <w:rPr>
          <w:lang w:val="en-GB"/>
        </w:rPr>
        <w:t xml:space="preserve">IHO </w:t>
      </w:r>
      <w:r w:rsidR="00B55F58">
        <w:rPr>
          <w:lang w:val="en-GB"/>
        </w:rPr>
        <w:t>S-100</w:t>
      </w:r>
      <w:r w:rsidR="0010055A">
        <w:rPr>
          <w:lang w:val="en-GB"/>
        </w:rPr>
        <w:t xml:space="preserve"> Working Group</w:t>
      </w:r>
      <w:r w:rsidR="00417467">
        <w:rPr>
          <w:lang w:val="en-GB"/>
        </w:rPr>
        <w:t xml:space="preserve"> (</w:t>
      </w:r>
      <w:r w:rsidR="00B55F58">
        <w:rPr>
          <w:lang w:val="en-GB"/>
        </w:rPr>
        <w:t xml:space="preserve">S-100 </w:t>
      </w:r>
      <w:r w:rsidR="00417467">
        <w:rPr>
          <w:lang w:val="en-GB"/>
        </w:rPr>
        <w:t>WG)</w:t>
      </w:r>
      <w:r w:rsidR="00E62BE5">
        <w:rPr>
          <w:lang w:val="en-GB"/>
        </w:rPr>
        <w:t xml:space="preserve"> in conjunction with the Tides, Water Level, and Currents Working Group (TWCWG) and NIPWG (Nautical Information Provision Working Group)</w:t>
      </w:r>
      <w:r w:rsidR="00754555">
        <w:rPr>
          <w:lang w:val="en-GB"/>
        </w:rPr>
        <w:t>.</w:t>
      </w:r>
    </w:p>
    <w:p w14:paraId="4427A2A4" w14:textId="1D823624" w:rsidR="00BA4C13" w:rsidRDefault="00754555" w:rsidP="00CF30EA">
      <w:pPr>
        <w:spacing w:after="120" w:line="240" w:lineRule="auto"/>
        <w:rPr>
          <w:lang w:val="en-GB"/>
        </w:rPr>
      </w:pPr>
      <w:r>
        <w:rPr>
          <w:lang w:val="en-GB"/>
        </w:rPr>
        <w:t xml:space="preserve">The checks listed in this document </w:t>
      </w:r>
      <w:r w:rsidR="009C7608">
        <w:rPr>
          <w:lang w:val="en-GB"/>
        </w:rPr>
        <w:t>a</w:t>
      </w:r>
      <w:r w:rsidR="003F613A">
        <w:rPr>
          <w:lang w:val="en-GB"/>
        </w:rPr>
        <w:t>pply to different products or combinations of products as specified in each individual check</w:t>
      </w:r>
      <w:r w:rsidR="009C7608">
        <w:rPr>
          <w:lang w:val="en-GB"/>
        </w:rPr>
        <w:t>. They supplement but do not replace the generic S-100 validation checks applicable to all S-100 products which are defined in a separate IHO publication (S-158:100 – Universal Hydrographic Model Validation Checks)</w:t>
      </w:r>
      <w:r w:rsidR="003F613A">
        <w:rPr>
          <w:lang w:val="en-GB"/>
        </w:rPr>
        <w:t xml:space="preserve"> and the product-specific validation checks for each product, described in other specifications pertaining to particular data products.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49" w:name="_Toc126186777"/>
      <w:bookmarkStart w:id="150" w:name="_Toc126241790"/>
      <w:bookmarkStart w:id="151" w:name="_Toc127967165"/>
      <w:bookmarkStart w:id="152" w:name="_Toc127967680"/>
      <w:bookmarkStart w:id="153" w:name="_Toc126186778"/>
      <w:bookmarkStart w:id="154" w:name="_Toc126241791"/>
      <w:bookmarkStart w:id="155" w:name="_Toc127967166"/>
      <w:bookmarkStart w:id="156" w:name="_Toc127967681"/>
      <w:bookmarkStart w:id="157" w:name="_Ref180950021"/>
      <w:bookmarkStart w:id="158" w:name="_Toc191347208"/>
      <w:bookmarkEnd w:id="149"/>
      <w:bookmarkEnd w:id="150"/>
      <w:bookmarkEnd w:id="151"/>
      <w:bookmarkEnd w:id="152"/>
      <w:bookmarkEnd w:id="153"/>
      <w:bookmarkEnd w:id="154"/>
      <w:bookmarkEnd w:id="155"/>
      <w:bookmarkEnd w:id="156"/>
      <w:r w:rsidRPr="00CF30EA">
        <w:rPr>
          <w:lang w:val="en-GB"/>
        </w:rPr>
        <w:t>Scope</w:t>
      </w:r>
      <w:bookmarkEnd w:id="157"/>
      <w:bookmarkEnd w:id="158"/>
    </w:p>
    <w:p w14:paraId="773E34E4" w14:textId="07FD0269" w:rsidR="009C7608" w:rsidRDefault="00CD7912" w:rsidP="0098512D">
      <w:pPr>
        <w:spacing w:after="120" w:line="240" w:lineRule="auto"/>
        <w:rPr>
          <w:lang w:val="en-GB"/>
        </w:rPr>
      </w:pPr>
      <w:r w:rsidRPr="004A1094">
        <w:rPr>
          <w:lang w:val="en-GB"/>
        </w:rPr>
        <w:t>This document</w:t>
      </w:r>
      <w:r w:rsidR="009756F1" w:rsidRPr="004A1094">
        <w:rPr>
          <w:lang w:val="en-GB"/>
        </w:rPr>
        <w:t>, designated as “</w:t>
      </w:r>
      <w:r w:rsidR="00E938FE">
        <w:rPr>
          <w:lang w:val="en-GB"/>
        </w:rPr>
        <w:t>S-158:</w:t>
      </w:r>
      <w:r w:rsidR="00B55F58">
        <w:rPr>
          <w:lang w:val="en-GB"/>
        </w:rPr>
        <w:t>98</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w:t>
      </w:r>
      <w:r w:rsidR="00B55F58">
        <w:rPr>
          <w:lang w:val="en-GB"/>
        </w:rPr>
        <w:t>to any of the Product Specifications listed below</w:t>
      </w:r>
      <w:r w:rsidR="00836555">
        <w:rPr>
          <w:lang w:val="en-GB"/>
        </w:rPr>
        <w:t xml:space="preserve"> (“x” indicates any number)</w:t>
      </w:r>
      <w:r w:rsidR="00B55F58">
        <w:rPr>
          <w:lang w:val="en-GB"/>
        </w:rPr>
        <w:t>:</w:t>
      </w:r>
    </w:p>
    <w:p w14:paraId="50CE6D5D" w14:textId="0DD37F26" w:rsidR="00B55F58" w:rsidRPr="00836555" w:rsidRDefault="00B55F58" w:rsidP="00821AF8">
      <w:pPr>
        <w:pStyle w:val="ListParagraph"/>
        <w:numPr>
          <w:ilvl w:val="0"/>
          <w:numId w:val="23"/>
        </w:numPr>
        <w:spacing w:line="240" w:lineRule="auto"/>
        <w:rPr>
          <w:lang w:val="en-GB"/>
        </w:rPr>
      </w:pPr>
      <w:r w:rsidRPr="00836555">
        <w:rPr>
          <w:lang w:val="en-GB"/>
        </w:rPr>
        <w:t>S-101</w:t>
      </w:r>
      <w:r w:rsidR="00836555" w:rsidRPr="00836555">
        <w:rPr>
          <w:lang w:val="en-GB"/>
        </w:rPr>
        <w:t xml:space="preserve"> Edition 2.</w:t>
      </w:r>
      <w:del w:id="159" w:author="Raphael Malyankar" w:date="2026-08-31T16:01:00Z" w16du:dateUtc="2026-08-31T23:01:00Z">
        <w:r w:rsidR="00836555" w:rsidRPr="00836555" w:rsidDel="0077186B">
          <w:rPr>
            <w:lang w:val="en-GB"/>
          </w:rPr>
          <w:delText>0</w:delText>
        </w:r>
      </w:del>
      <w:ins w:id="160" w:author="Raphael Malyankar" w:date="2026-08-31T16:01:00Z" w16du:dateUtc="2026-08-31T23:01:00Z">
        <w:r w:rsidR="0077186B">
          <w:rPr>
            <w:lang w:val="en-GB"/>
          </w:rPr>
          <w:t>x</w:t>
        </w:r>
      </w:ins>
      <w:r w:rsidR="00836555" w:rsidRPr="00836555">
        <w:rPr>
          <w:lang w:val="en-GB"/>
        </w:rPr>
        <w:t>.x</w:t>
      </w:r>
    </w:p>
    <w:p w14:paraId="6B9DE662" w14:textId="15BE066A" w:rsidR="00B55F58" w:rsidRPr="00836555" w:rsidRDefault="00B55F58" w:rsidP="00821AF8">
      <w:pPr>
        <w:pStyle w:val="ListParagraph"/>
        <w:numPr>
          <w:ilvl w:val="0"/>
          <w:numId w:val="23"/>
        </w:numPr>
        <w:spacing w:line="240" w:lineRule="auto"/>
        <w:rPr>
          <w:lang w:val="en-GB"/>
        </w:rPr>
      </w:pPr>
      <w:r w:rsidRPr="00836555">
        <w:rPr>
          <w:lang w:val="en-GB"/>
        </w:rPr>
        <w:t>S-102</w:t>
      </w:r>
      <w:r w:rsidR="00836555" w:rsidRPr="00836555">
        <w:rPr>
          <w:lang w:val="en-GB"/>
        </w:rPr>
        <w:t xml:space="preserve"> Edition 3.</w:t>
      </w:r>
      <w:del w:id="161" w:author="Raphael Malyankar" w:date="2026-08-31T16:01:00Z" w16du:dateUtc="2026-08-31T23:01:00Z">
        <w:r w:rsidR="00836555" w:rsidRPr="00836555" w:rsidDel="0077186B">
          <w:rPr>
            <w:lang w:val="en-GB"/>
          </w:rPr>
          <w:delText>0</w:delText>
        </w:r>
      </w:del>
      <w:ins w:id="162" w:author="Raphael Malyankar" w:date="2026-08-31T16:01:00Z" w16du:dateUtc="2026-08-31T23:01:00Z">
        <w:r w:rsidR="0077186B">
          <w:rPr>
            <w:lang w:val="en-GB"/>
          </w:rPr>
          <w:t>x</w:t>
        </w:r>
      </w:ins>
      <w:r w:rsidR="00836555" w:rsidRPr="00836555">
        <w:rPr>
          <w:lang w:val="en-GB"/>
        </w:rPr>
        <w:t>.x</w:t>
      </w:r>
    </w:p>
    <w:p w14:paraId="3501BFFE" w14:textId="7E8097E4" w:rsidR="00B55F58" w:rsidRPr="00836555" w:rsidRDefault="00B55F58" w:rsidP="00821AF8">
      <w:pPr>
        <w:pStyle w:val="ListParagraph"/>
        <w:numPr>
          <w:ilvl w:val="0"/>
          <w:numId w:val="23"/>
        </w:numPr>
        <w:spacing w:line="240" w:lineRule="auto"/>
        <w:rPr>
          <w:lang w:val="en-GB"/>
        </w:rPr>
      </w:pPr>
      <w:r w:rsidRPr="00836555">
        <w:rPr>
          <w:lang w:val="en-GB"/>
        </w:rPr>
        <w:t>S-104</w:t>
      </w:r>
      <w:r w:rsidR="00836555" w:rsidRPr="00836555">
        <w:rPr>
          <w:lang w:val="en-GB"/>
        </w:rPr>
        <w:t xml:space="preserve"> Edition 2.</w:t>
      </w:r>
      <w:del w:id="163" w:author="Raphael Malyankar" w:date="2026-08-31T16:01:00Z" w16du:dateUtc="2026-08-31T23:01:00Z">
        <w:r w:rsidR="00836555" w:rsidRPr="00836555" w:rsidDel="0077186B">
          <w:rPr>
            <w:lang w:val="en-GB"/>
          </w:rPr>
          <w:delText>0</w:delText>
        </w:r>
      </w:del>
      <w:ins w:id="164" w:author="Raphael Malyankar" w:date="2026-08-31T16:01:00Z" w16du:dateUtc="2026-08-31T23:01:00Z">
        <w:r w:rsidR="0077186B">
          <w:rPr>
            <w:lang w:val="en-GB"/>
          </w:rPr>
          <w:t>x</w:t>
        </w:r>
      </w:ins>
      <w:r w:rsidR="00836555" w:rsidRPr="00836555">
        <w:rPr>
          <w:lang w:val="en-GB"/>
        </w:rPr>
        <w:t>.x</w:t>
      </w:r>
    </w:p>
    <w:p w14:paraId="70F04E33" w14:textId="528B7272" w:rsidR="00B55F58" w:rsidRPr="00836555" w:rsidRDefault="00B55F58" w:rsidP="00821AF8">
      <w:pPr>
        <w:pStyle w:val="ListParagraph"/>
        <w:numPr>
          <w:ilvl w:val="0"/>
          <w:numId w:val="23"/>
        </w:numPr>
        <w:spacing w:line="240" w:lineRule="auto"/>
        <w:rPr>
          <w:lang w:val="en-GB"/>
        </w:rPr>
      </w:pPr>
      <w:r w:rsidRPr="00836555">
        <w:rPr>
          <w:lang w:val="en-GB"/>
        </w:rPr>
        <w:t>S-111</w:t>
      </w:r>
      <w:r w:rsidR="00836555" w:rsidRPr="00836555">
        <w:rPr>
          <w:lang w:val="en-GB"/>
        </w:rPr>
        <w:t xml:space="preserve"> Edition 2.</w:t>
      </w:r>
      <w:del w:id="165" w:author="Raphael Malyankar" w:date="2026-08-31T16:01:00Z" w16du:dateUtc="2026-08-31T23:01:00Z">
        <w:r w:rsidR="00836555" w:rsidRPr="00836555" w:rsidDel="0077186B">
          <w:rPr>
            <w:lang w:val="en-GB"/>
          </w:rPr>
          <w:delText>0</w:delText>
        </w:r>
      </w:del>
      <w:ins w:id="166" w:author="Raphael Malyankar" w:date="2026-08-31T16:01:00Z" w16du:dateUtc="2026-08-31T23:01:00Z">
        <w:r w:rsidR="0077186B">
          <w:rPr>
            <w:lang w:val="en-GB"/>
          </w:rPr>
          <w:t>x</w:t>
        </w:r>
      </w:ins>
      <w:r w:rsidR="00836555" w:rsidRPr="00836555">
        <w:rPr>
          <w:lang w:val="en-GB"/>
        </w:rPr>
        <w:t>.x</w:t>
      </w:r>
    </w:p>
    <w:p w14:paraId="5106170B" w14:textId="5EDD10F3" w:rsidR="00352D4E" w:rsidRPr="00836555" w:rsidRDefault="00B55F58" w:rsidP="00821AF8">
      <w:pPr>
        <w:pStyle w:val="ListParagraph"/>
        <w:numPr>
          <w:ilvl w:val="0"/>
          <w:numId w:val="23"/>
        </w:numPr>
        <w:spacing w:line="240" w:lineRule="auto"/>
        <w:rPr>
          <w:lang w:val="en-GB"/>
        </w:rPr>
      </w:pPr>
      <w:r w:rsidRPr="00836555">
        <w:rPr>
          <w:lang w:val="en-GB"/>
        </w:rPr>
        <w:t>S-124</w:t>
      </w:r>
      <w:r w:rsidR="00836555" w:rsidRPr="00836555">
        <w:rPr>
          <w:lang w:val="en-GB"/>
        </w:rPr>
        <w:t xml:space="preserve"> Edition 2.</w:t>
      </w:r>
      <w:del w:id="167" w:author="Raphael Malyankar" w:date="2026-08-31T16:01:00Z" w16du:dateUtc="2026-08-31T23:01:00Z">
        <w:r w:rsidR="00836555" w:rsidRPr="00836555" w:rsidDel="0077186B">
          <w:rPr>
            <w:lang w:val="en-GB"/>
          </w:rPr>
          <w:delText>0</w:delText>
        </w:r>
      </w:del>
      <w:ins w:id="168" w:author="Raphael Malyankar" w:date="2026-08-31T16:01:00Z" w16du:dateUtc="2026-08-31T23:01:00Z">
        <w:r w:rsidR="0077186B">
          <w:rPr>
            <w:lang w:val="en-GB"/>
          </w:rPr>
          <w:t>x</w:t>
        </w:r>
      </w:ins>
      <w:r w:rsidR="00836555" w:rsidRPr="00836555">
        <w:rPr>
          <w:lang w:val="en-GB"/>
        </w:rPr>
        <w:t>.x</w:t>
      </w:r>
    </w:p>
    <w:p w14:paraId="36F9FB09" w14:textId="27E059B4" w:rsidR="00836555" w:rsidRPr="00836555" w:rsidRDefault="00836555" w:rsidP="00821AF8">
      <w:pPr>
        <w:pStyle w:val="ListParagraph"/>
        <w:numPr>
          <w:ilvl w:val="0"/>
          <w:numId w:val="23"/>
        </w:numPr>
        <w:spacing w:line="240" w:lineRule="auto"/>
        <w:rPr>
          <w:lang w:val="en-GB"/>
        </w:rPr>
      </w:pPr>
      <w:r w:rsidRPr="00836555">
        <w:rPr>
          <w:lang w:val="en-GB"/>
        </w:rPr>
        <w:t>S-128 Edition 2.</w:t>
      </w:r>
      <w:del w:id="169" w:author="Raphael Malyankar" w:date="2026-08-31T16:01:00Z" w16du:dateUtc="2026-08-31T23:01:00Z">
        <w:r w:rsidRPr="00836555" w:rsidDel="0077186B">
          <w:rPr>
            <w:lang w:val="en-GB"/>
          </w:rPr>
          <w:delText>0</w:delText>
        </w:r>
      </w:del>
      <w:ins w:id="170" w:author="Raphael Malyankar" w:date="2026-08-31T16:01:00Z" w16du:dateUtc="2026-08-31T23:01:00Z">
        <w:r w:rsidR="0077186B">
          <w:rPr>
            <w:lang w:val="en-GB"/>
          </w:rPr>
          <w:t>x</w:t>
        </w:r>
      </w:ins>
      <w:r w:rsidRPr="00836555">
        <w:rPr>
          <w:lang w:val="en-GB"/>
        </w:rPr>
        <w:t>.x</w:t>
      </w:r>
    </w:p>
    <w:p w14:paraId="5C5527D6" w14:textId="156BBC74" w:rsidR="00B55F58" w:rsidRPr="00836555" w:rsidRDefault="00B55F58" w:rsidP="00821AF8">
      <w:pPr>
        <w:pStyle w:val="ListParagraph"/>
        <w:numPr>
          <w:ilvl w:val="0"/>
          <w:numId w:val="23"/>
        </w:numPr>
        <w:spacing w:line="240" w:lineRule="auto"/>
        <w:rPr>
          <w:lang w:val="en-GB"/>
        </w:rPr>
      </w:pPr>
      <w:r w:rsidRPr="00836555">
        <w:rPr>
          <w:lang w:val="en-GB"/>
        </w:rPr>
        <w:t>S-12</w:t>
      </w:r>
      <w:r w:rsidR="00352D4E" w:rsidRPr="00836555">
        <w:rPr>
          <w:lang w:val="en-GB"/>
        </w:rPr>
        <w:t>9</w:t>
      </w:r>
      <w:r w:rsidR="00836555" w:rsidRPr="00836555">
        <w:rPr>
          <w:lang w:val="en-GB"/>
        </w:rPr>
        <w:t xml:space="preserve"> Edition 2.</w:t>
      </w:r>
      <w:del w:id="171" w:author="Raphael Malyankar" w:date="2026-08-31T16:01:00Z" w16du:dateUtc="2026-08-31T23:01:00Z">
        <w:r w:rsidR="00836555" w:rsidRPr="00836555" w:rsidDel="0077186B">
          <w:rPr>
            <w:lang w:val="en-GB"/>
          </w:rPr>
          <w:delText>0</w:delText>
        </w:r>
      </w:del>
      <w:ins w:id="172" w:author="Raphael Malyankar" w:date="2026-08-31T16:01:00Z" w16du:dateUtc="2026-08-31T23:01:00Z">
        <w:r w:rsidR="0077186B">
          <w:rPr>
            <w:lang w:val="en-GB"/>
          </w:rPr>
          <w:t>x</w:t>
        </w:r>
      </w:ins>
      <w:r w:rsidR="00836555" w:rsidRPr="00836555">
        <w:rPr>
          <w:lang w:val="en-GB"/>
        </w:rPr>
        <w:t>.x</w:t>
      </w:r>
    </w:p>
    <w:p w14:paraId="1C2AE0B6" w14:textId="523F5E7D" w:rsidR="00944041" w:rsidRDefault="00944041" w:rsidP="0098512D">
      <w:pPr>
        <w:spacing w:after="120" w:line="240" w:lineRule="auto"/>
        <w:rPr>
          <w:lang w:val="en-GB"/>
        </w:rPr>
      </w:pPr>
      <w:r>
        <w:rPr>
          <w:lang w:val="en-GB"/>
        </w:rPr>
        <w:t>This document specifies product-specific validation checks for both datasets and exchange sets containing datasets</w:t>
      </w:r>
      <w:r w:rsidR="00352D4E">
        <w:rPr>
          <w:lang w:val="en-GB"/>
        </w:rPr>
        <w:t xml:space="preserve"> conforming to the listed Product Specifications</w:t>
      </w:r>
      <w:r>
        <w:rPr>
          <w:lang w:val="en-GB"/>
        </w:rPr>
        <w:t>.</w:t>
      </w:r>
    </w:p>
    <w:p w14:paraId="630B1472" w14:textId="0BA93721" w:rsidR="009C7608" w:rsidRDefault="009C7608" w:rsidP="0098512D">
      <w:pPr>
        <w:spacing w:after="120" w:line="240" w:lineRule="auto"/>
        <w:rPr>
          <w:lang w:val="en-GB"/>
        </w:rPr>
      </w:pPr>
      <w:r>
        <w:rPr>
          <w:lang w:val="en-GB"/>
        </w:rPr>
        <w:t xml:space="preserve">The checks specified in this document supplement the checks described in Edition </w:t>
      </w:r>
      <w:ins w:id="173" w:author="Raphael Malyankar" w:date="2026-08-31T15:28:00Z" w16du:dateUtc="2026-08-31T22:28:00Z">
        <w:r w:rsidR="00725E7F">
          <w:rPr>
            <w:lang w:val="en-GB"/>
          </w:rPr>
          <w:t>2</w:t>
        </w:r>
      </w:ins>
      <w:del w:id="174" w:author="Raphael Malyankar" w:date="2026-08-31T15:28:00Z" w16du:dateUtc="2026-08-31T22:28:00Z">
        <w:r w:rsidDel="00725E7F">
          <w:rPr>
            <w:lang w:val="en-GB"/>
          </w:rPr>
          <w:delText>1</w:delText>
        </w:r>
      </w:del>
      <w:r>
        <w:rPr>
          <w:lang w:val="en-GB"/>
        </w:rPr>
        <w:t xml:space="preserve">.0.0 of </w:t>
      </w:r>
      <w:r w:rsidRPr="009C7608">
        <w:rPr>
          <w:lang w:val="en-GB"/>
        </w:rPr>
        <w:t>S-158:100 (Universal Hydrographic Data Model Validation Checks)</w:t>
      </w:r>
      <w:r w:rsidR="00352D4E">
        <w:rPr>
          <w:lang w:val="en-GB"/>
        </w:rPr>
        <w:t xml:space="preserve"> and product-specific validation checks for each product (collectively designated “S-158:1xx Validation Checks”)</w:t>
      </w:r>
      <w:r w:rsidRPr="009C7608">
        <w:rPr>
          <w:lang w:val="en-GB"/>
        </w:rPr>
        <w:t>.</w:t>
      </w:r>
      <w:r>
        <w:rPr>
          <w:lang w:val="en-GB"/>
        </w:rPr>
        <w:t xml:space="preserve"> </w:t>
      </w:r>
      <w:r w:rsidR="00352D4E">
        <w:rPr>
          <w:lang w:val="en-GB"/>
        </w:rPr>
        <w:t>While the S-</w:t>
      </w:r>
      <w:ins w:id="175" w:author="Raphael Malyankar" w:date="2026-08-31T16:02:00Z" w16du:dateUtc="2026-08-31T23:02:00Z">
        <w:r w:rsidR="0077186B">
          <w:rPr>
            <w:lang w:val="en-GB"/>
          </w:rPr>
          <w:t>1</w:t>
        </w:r>
      </w:ins>
      <w:r w:rsidR="00352D4E">
        <w:rPr>
          <w:lang w:val="en-GB"/>
        </w:rPr>
        <w:t>58:100 and S-158:1xx Validation Checks verify the integrity of individual datasets and exchange sets, the checks in S-158:98</w:t>
      </w:r>
      <w:r w:rsidR="00944041">
        <w:rPr>
          <w:lang w:val="en-GB"/>
        </w:rPr>
        <w:t>,</w:t>
      </w:r>
      <w:r>
        <w:rPr>
          <w:lang w:val="en-GB"/>
        </w:rPr>
        <w:t xml:space="preserve"> must be applied to </w:t>
      </w:r>
      <w:r w:rsidR="00352D4E">
        <w:rPr>
          <w:lang w:val="en-GB"/>
        </w:rPr>
        <w:t xml:space="preserve">verify </w:t>
      </w:r>
      <w:r>
        <w:rPr>
          <w:lang w:val="en-GB"/>
        </w:rPr>
        <w:t xml:space="preserve">the </w:t>
      </w:r>
      <w:r w:rsidR="00352D4E">
        <w:rPr>
          <w:lang w:val="en-GB"/>
        </w:rPr>
        <w:t xml:space="preserve">cross-compatibility of </w:t>
      </w:r>
      <w:r w:rsidR="00944041">
        <w:rPr>
          <w:lang w:val="en-GB"/>
        </w:rPr>
        <w:t>datasets and exchange sets intended for use on ECDIS.</w:t>
      </w:r>
    </w:p>
    <w:p w14:paraId="6983D981" w14:textId="77777777" w:rsidR="007206C1" w:rsidRDefault="007206C1" w:rsidP="007206C1">
      <w:pPr>
        <w:pStyle w:val="Heading2"/>
        <w:rPr>
          <w:lang w:val="en-GB"/>
        </w:rPr>
      </w:pPr>
      <w:bookmarkStart w:id="176" w:name="_Toc180964486"/>
      <w:bookmarkStart w:id="177" w:name="_Toc191347209"/>
      <w:bookmarkEnd w:id="176"/>
      <w:r>
        <w:rPr>
          <w:lang w:val="en-GB"/>
        </w:rPr>
        <w:t>Conformance</w:t>
      </w:r>
      <w:bookmarkEnd w:id="177"/>
    </w:p>
    <w:p w14:paraId="55B43FA2" w14:textId="7CDDD57E"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 xml:space="preserve">conforms to Edition </w:t>
      </w:r>
      <w:ins w:id="178" w:author="Raphael Malyankar" w:date="2026-08-31T15:28:00Z" w16du:dateUtc="2026-08-31T22:28:00Z">
        <w:r w:rsidR="00725E7F">
          <w:rPr>
            <w:lang w:val="en-GB"/>
          </w:rPr>
          <w:t>2</w:t>
        </w:r>
      </w:ins>
      <w:del w:id="179" w:author="Raphael Malyankar" w:date="2026-08-31T15:28:00Z" w16du:dateUtc="2026-08-31T22:28:00Z">
        <w:r w:rsidDel="00725E7F">
          <w:rPr>
            <w:lang w:val="en-GB"/>
          </w:rPr>
          <w:delText>1</w:delText>
        </w:r>
      </w:del>
      <w:r>
        <w:rPr>
          <w:lang w:val="en-GB"/>
        </w:rPr>
        <w:t>.0.0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3972F0">
        <w:rPr>
          <w:lang w:val="en-GB"/>
        </w:rPr>
        <w:t>.</w:t>
      </w:r>
    </w:p>
    <w:p w14:paraId="2FD02235" w14:textId="039DDDBB" w:rsidR="00944041" w:rsidRDefault="00944041" w:rsidP="0098512D">
      <w:pPr>
        <w:spacing w:after="120" w:line="240" w:lineRule="auto"/>
        <w:rPr>
          <w:lang w:val="en-GB"/>
        </w:rPr>
      </w:pPr>
      <w:r>
        <w:rPr>
          <w:lang w:val="en-GB"/>
        </w:rPr>
        <w:t xml:space="preserve">The validation checks described herein conform to Edition </w:t>
      </w:r>
      <w:del w:id="180" w:author="Raphael Malyankar" w:date="2026-08-31T16:02:00Z" w16du:dateUtc="2026-08-31T23:02:00Z">
        <w:r w:rsidR="0045335F" w:rsidDel="0077186B">
          <w:rPr>
            <w:lang w:val="en-GB"/>
          </w:rPr>
          <w:delText>2</w:delText>
        </w:r>
      </w:del>
      <w:ins w:id="181" w:author="Raphael Malyankar" w:date="2026-08-31T16:02:00Z" w16du:dateUtc="2026-08-31T23:02:00Z">
        <w:r w:rsidR="0077186B">
          <w:rPr>
            <w:lang w:val="en-GB"/>
          </w:rPr>
          <w:t>3</w:t>
        </w:r>
      </w:ins>
      <w:r w:rsidRPr="004A1094">
        <w:rPr>
          <w:lang w:val="en-GB"/>
        </w:rPr>
        <w:t>.0.</w:t>
      </w:r>
      <w:r w:rsidR="004A1094" w:rsidRPr="004A1094">
        <w:rPr>
          <w:lang w:val="en-GB"/>
        </w:rPr>
        <w:t>x</w:t>
      </w:r>
      <w:r>
        <w:rPr>
          <w:lang w:val="en-GB"/>
        </w:rPr>
        <w:t xml:space="preserve"> of IHO Product Specification </w:t>
      </w:r>
      <w:r w:rsidR="006A1B6A">
        <w:rPr>
          <w:lang w:val="en-GB"/>
        </w:rPr>
        <w:t>S-</w:t>
      </w:r>
      <w:r w:rsidR="00EA6607">
        <w:rPr>
          <w:lang w:val="en-GB"/>
        </w:rPr>
        <w:t>98</w:t>
      </w:r>
      <w:r>
        <w:rPr>
          <w:lang w:val="en-GB"/>
        </w:rPr>
        <w:t xml:space="preserve"> (</w:t>
      </w:r>
      <w:r w:rsidR="0045335F" w:rsidRPr="0045335F">
        <w:rPr>
          <w:lang w:val="en-GB"/>
        </w:rPr>
        <w:t>Data Product Interoperability in S-100 Navigation Systems</w:t>
      </w:r>
      <w:r>
        <w:rPr>
          <w:lang w:val="en-GB"/>
        </w:rPr>
        <w:t>).</w:t>
      </w:r>
    </w:p>
    <w:p w14:paraId="1CAE77B6" w14:textId="30BA7C26" w:rsidR="00361970" w:rsidRDefault="00361970" w:rsidP="0098512D">
      <w:pPr>
        <w:spacing w:after="120" w:line="240" w:lineRule="auto"/>
        <w:rPr>
          <w:lang w:val="en-GB"/>
        </w:rPr>
      </w:pPr>
      <w:r w:rsidRPr="002374B6">
        <w:rPr>
          <w:lang w:val="en-GB"/>
        </w:rPr>
        <w:t xml:space="preserve">Edition </w:t>
      </w:r>
      <w:del w:id="182" w:author="Raphael Malyankar" w:date="2026-08-31T16:02:00Z" w16du:dateUtc="2026-08-31T23:02:00Z">
        <w:r w:rsidRPr="002374B6" w:rsidDel="0077186B">
          <w:rPr>
            <w:lang w:val="en-GB"/>
          </w:rPr>
          <w:delText>1</w:delText>
        </w:r>
      </w:del>
      <w:ins w:id="183" w:author="Raphael Malyankar" w:date="2026-08-31T16:02:00Z" w16du:dateUtc="2026-08-31T23:02:00Z">
        <w:r w:rsidR="0077186B">
          <w:rPr>
            <w:lang w:val="en-GB"/>
          </w:rPr>
          <w:t>2</w:t>
        </w:r>
      </w:ins>
      <w:r w:rsidRPr="002374B6">
        <w:rPr>
          <w:lang w:val="en-GB"/>
        </w:rPr>
        <w:t xml:space="preserve">.0.0 </w:t>
      </w:r>
      <w:r>
        <w:rPr>
          <w:lang w:val="en-GB"/>
        </w:rPr>
        <w:t xml:space="preserve">of S-158:98 </w:t>
      </w:r>
      <w:r w:rsidRPr="002374B6">
        <w:rPr>
          <w:lang w:val="en-GB"/>
        </w:rPr>
        <w:t xml:space="preserve">is an </w:t>
      </w:r>
      <w:del w:id="184" w:author="Raphael Malyankar" w:date="2026-08-31T16:03:00Z" w16du:dateUtc="2026-08-31T23:03:00Z">
        <w:r w:rsidRPr="002374B6" w:rsidDel="0077186B">
          <w:rPr>
            <w:lang w:val="en-GB"/>
          </w:rPr>
          <w:delText xml:space="preserve">Implementation </w:delText>
        </w:r>
      </w:del>
      <w:ins w:id="185" w:author="Raphael Malyankar" w:date="2026-08-31T16:03:00Z" w16du:dateUtc="2026-08-31T23:03:00Z">
        <w:r w:rsidR="0077186B">
          <w:rPr>
            <w:lang w:val="en-GB"/>
          </w:rPr>
          <w:t>Operational</w:t>
        </w:r>
        <w:r w:rsidR="0077186B" w:rsidRPr="002374B6">
          <w:rPr>
            <w:lang w:val="en-GB"/>
          </w:rPr>
          <w:t xml:space="preserve"> </w:t>
        </w:r>
      </w:ins>
      <w:r w:rsidRPr="002374B6">
        <w:rPr>
          <w:lang w:val="en-GB"/>
        </w:rPr>
        <w:t>version in accordance with IHO TR 2/2007</w:t>
      </w:r>
      <w:del w:id="186" w:author="Raphael Malyankar" w:date="2026-08-31T16:03:00Z" w16du:dateUtc="2026-08-31T23:03:00Z">
        <w:r w:rsidRPr="002374B6" w:rsidDel="0077186B">
          <w:rPr>
            <w:lang w:val="en-GB"/>
          </w:rPr>
          <w:delText xml:space="preserve"> and there may be revisions issued by the Working Group prior to the Operational Edition 2.0.0 being </w:delText>
        </w:r>
        <w:r w:rsidDel="0077186B">
          <w:rPr>
            <w:lang w:val="en-GB"/>
          </w:rPr>
          <w:delText>published</w:delText>
        </w:r>
      </w:del>
      <w:r w:rsidRPr="002374B6">
        <w:rPr>
          <w:lang w:val="en-GB"/>
        </w:rPr>
        <w:t>.</w:t>
      </w:r>
    </w:p>
    <w:p w14:paraId="40B110A4" w14:textId="77777777" w:rsidR="00865B27" w:rsidRPr="00CF30EA" w:rsidRDefault="00865B27" w:rsidP="0098512D">
      <w:pPr>
        <w:spacing w:after="120" w:line="240" w:lineRule="auto"/>
        <w:rPr>
          <w:lang w:val="en-GB"/>
        </w:rPr>
      </w:pP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87" w:name="_Toc191347210"/>
      <w:bookmarkStart w:id="188" w:name="_Toc412810740"/>
      <w:r w:rsidRPr="00CF30EA">
        <w:rPr>
          <w:lang w:val="en-GB"/>
        </w:rPr>
        <w:t>References</w:t>
      </w:r>
      <w:bookmarkEnd w:id="187"/>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89" w:name="_Toc191347211"/>
      <w:bookmarkEnd w:id="188"/>
      <w:r w:rsidRPr="00CF30EA">
        <w:t>Normative</w:t>
      </w:r>
      <w:r w:rsidR="000A1EEF">
        <w:t xml:space="preserve"> references</w:t>
      </w:r>
      <w:bookmarkEnd w:id="189"/>
    </w:p>
    <w:p w14:paraId="0514B3F0" w14:textId="016D9FCA" w:rsidR="00B43E47" w:rsidRPr="00047ACC" w:rsidRDefault="00B43E47" w:rsidP="006D5701">
      <w:pPr>
        <w:autoSpaceDE w:val="0"/>
        <w:autoSpaceDN w:val="0"/>
        <w:adjustRightInd w:val="0"/>
        <w:spacing w:after="120" w:line="240" w:lineRule="auto"/>
        <w:ind w:left="1843" w:hanging="1843"/>
        <w:rPr>
          <w:i/>
          <w:iCs/>
          <w:lang w:val="en-GB"/>
        </w:rPr>
      </w:pPr>
      <w:r w:rsidRPr="00B43E47">
        <w:rPr>
          <w:lang w:val="en-GB"/>
        </w:rPr>
        <w:t>S-98</w:t>
      </w:r>
      <w:r w:rsidRPr="00B43E47">
        <w:rPr>
          <w:lang w:val="en-GB"/>
        </w:rPr>
        <w:tab/>
      </w:r>
      <w:r w:rsidR="006D5701" w:rsidRPr="006D5701">
        <w:rPr>
          <w:i/>
          <w:iCs/>
          <w:lang w:val="en-GB"/>
        </w:rPr>
        <w:t>S-100 ECDIS and Interoperability</w:t>
      </w:r>
      <w:r w:rsidR="006D5701">
        <w:rPr>
          <w:i/>
          <w:iCs/>
          <w:lang w:val="en-GB"/>
        </w:rPr>
        <w:t xml:space="preserve"> </w:t>
      </w:r>
      <w:r w:rsidR="006D5701" w:rsidRPr="006D5701">
        <w:rPr>
          <w:i/>
          <w:iCs/>
          <w:lang w:val="en-GB"/>
        </w:rPr>
        <w:t>Specification</w:t>
      </w:r>
      <w:r w:rsidRPr="00B43E47">
        <w:rPr>
          <w:i/>
          <w:iCs/>
          <w:lang w:val="en-GB"/>
        </w:rPr>
        <w:t xml:space="preserve">, IHO Publication S-98, Edition </w:t>
      </w:r>
      <w:ins w:id="190" w:author="Raphael Malyankar" w:date="2026-08-31T15:28:00Z" w16du:dateUtc="2026-08-31T22:28:00Z">
        <w:r w:rsidR="00725E7F">
          <w:rPr>
            <w:i/>
            <w:iCs/>
            <w:lang w:val="en-GB"/>
          </w:rPr>
          <w:t>3</w:t>
        </w:r>
      </w:ins>
      <w:del w:id="191" w:author="Raphael Malyankar" w:date="2026-08-31T15:28:00Z" w16du:dateUtc="2026-08-31T22:28:00Z">
        <w:r w:rsidRPr="00B43E47" w:rsidDel="00725E7F">
          <w:rPr>
            <w:i/>
            <w:iCs/>
            <w:lang w:val="en-GB"/>
          </w:rPr>
          <w:delText>2</w:delText>
        </w:r>
      </w:del>
      <w:r w:rsidRPr="00B43E47">
        <w:rPr>
          <w:i/>
          <w:iCs/>
          <w:lang w:val="en-GB"/>
        </w:rPr>
        <w:t>.0.0</w:t>
      </w:r>
      <w:del w:id="192" w:author="Raphael Malyankar" w:date="2026-08-31T15:28:00Z" w16du:dateUtc="2026-08-31T22:28:00Z">
        <w:r w:rsidR="00C451B3" w:rsidDel="00725E7F">
          <w:rPr>
            <w:i/>
            <w:iCs/>
            <w:lang w:val="en-GB"/>
          </w:rPr>
          <w:delText>, ??? 202</w:delText>
        </w:r>
        <w:r w:rsidR="00361970" w:rsidDel="00725E7F">
          <w:rPr>
            <w:i/>
            <w:iCs/>
            <w:lang w:val="en-GB"/>
          </w:rPr>
          <w:delText>5</w:delText>
        </w:r>
      </w:del>
      <w:r>
        <w:rPr>
          <w:lang w:val="en-GB"/>
        </w:rPr>
        <w:t>.</w:t>
      </w:r>
      <w:r w:rsidRPr="00B43E47">
        <w:rPr>
          <w:lang w:val="en-GB"/>
        </w:rPr>
        <w:t xml:space="preserve"> </w:t>
      </w:r>
      <w:r>
        <w:rPr>
          <w:lang w:val="en-GB"/>
        </w:rPr>
        <w:t>In Preparation</w:t>
      </w:r>
      <w:r w:rsidRPr="00B43E47">
        <w:rPr>
          <w:lang w:val="en-GB"/>
        </w:rPr>
        <w:t>.</w:t>
      </w:r>
    </w:p>
    <w:p w14:paraId="659111CE" w14:textId="2E61481C"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93" w:author="Raphael Malyankar" w:date="2026-08-31T15:28:00Z" w16du:dateUtc="2026-08-31T22:28:00Z">
        <w:r w:rsidR="00725E7F">
          <w:rPr>
            <w:lang w:val="en-GB"/>
          </w:rPr>
          <w:t>1</w:t>
        </w:r>
      </w:ins>
      <w:del w:id="194" w:author="Raphael Malyankar" w:date="2026-08-31T15:28:00Z" w16du:dateUtc="2026-08-31T22:28:00Z">
        <w:r w:rsidRPr="00CF30EA" w:rsidDel="00725E7F">
          <w:rPr>
            <w:lang w:val="en-GB"/>
          </w:rPr>
          <w:delText>0</w:delText>
        </w:r>
      </w:del>
      <w:r w:rsidRPr="00CF30EA">
        <w:rPr>
          <w:lang w:val="en-GB"/>
        </w:rPr>
        <w:t xml:space="preserve">, </w:t>
      </w:r>
      <w:del w:id="195" w:author="Raphael Malyankar" w:date="2026-08-31T15:28:00Z" w16du:dateUtc="2026-08-31T22:28:00Z">
        <w:r w:rsidR="008939EF" w:rsidDel="00725E7F">
          <w:rPr>
            <w:lang w:val="en-GB"/>
          </w:rPr>
          <w:delText>June 2024</w:delText>
        </w:r>
      </w:del>
      <w:ins w:id="196" w:author="Raphael Malyankar" w:date="2026-08-31T15:28:00Z" w16du:dateUtc="2026-08-31T22:28:00Z">
        <w:r w:rsidR="00725E7F">
          <w:rPr>
            <w:lang w:val="en-GB"/>
          </w:rPr>
          <w:t>December 2025</w:t>
        </w:r>
      </w:ins>
    </w:p>
    <w:p w14:paraId="1D34F22D" w14:textId="3F17BF2E" w:rsidR="004C3566" w:rsidRDefault="004C3566" w:rsidP="00B43E47">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 xml:space="preserve">Validation Checks – Introduction and Structure, Edition </w:t>
      </w:r>
      <w:ins w:id="197" w:author="Raphael Malyankar" w:date="2026-08-31T15:28:00Z" w16du:dateUtc="2026-08-31T22:28:00Z">
        <w:r w:rsidR="00725E7F">
          <w:rPr>
            <w:i/>
            <w:iCs/>
            <w:lang w:val="en-GB"/>
          </w:rPr>
          <w:t>2</w:t>
        </w:r>
      </w:ins>
      <w:del w:id="198" w:author="Raphael Malyankar" w:date="2026-08-31T15:28:00Z" w16du:dateUtc="2026-08-31T22:28:00Z">
        <w:r w:rsidRPr="00CB3D54" w:rsidDel="00725E7F">
          <w:rPr>
            <w:i/>
            <w:iCs/>
            <w:lang w:val="en-GB"/>
          </w:rPr>
          <w:delText>1</w:delText>
        </w:r>
      </w:del>
      <w:r w:rsidRPr="00CB3D54">
        <w:rPr>
          <w:i/>
          <w:iCs/>
          <w:lang w:val="en-GB"/>
        </w:rPr>
        <w:t>.0.0</w:t>
      </w:r>
      <w:del w:id="199" w:author="Raphael Malyankar" w:date="2026-08-31T15:29:00Z" w16du:dateUtc="2026-08-31T22:29:00Z">
        <w:r w:rsidRPr="00CB3D54" w:rsidDel="00725E7F">
          <w:rPr>
            <w:i/>
            <w:iCs/>
            <w:lang w:val="en-GB"/>
          </w:rPr>
          <w:delText>, ??? 202</w:delText>
        </w:r>
        <w:r w:rsidR="00361970" w:rsidDel="00725E7F">
          <w:rPr>
            <w:i/>
            <w:iCs/>
            <w:lang w:val="en-GB"/>
          </w:rPr>
          <w:delText>5</w:delText>
        </w:r>
      </w:del>
      <w:r w:rsidRPr="00CB3D54">
        <w:rPr>
          <w:i/>
          <w:iCs/>
          <w:lang w:val="en-GB"/>
        </w:rPr>
        <w:t>.</w:t>
      </w:r>
      <w:r>
        <w:rPr>
          <w:lang w:val="en-GB"/>
        </w:rPr>
        <w:t xml:space="preserve"> In preparation.</w:t>
      </w:r>
    </w:p>
    <w:p w14:paraId="58B4D659" w14:textId="328308C3" w:rsidR="004C3566" w:rsidRDefault="004C3566" w:rsidP="00B43E47">
      <w:pPr>
        <w:autoSpaceDE w:val="0"/>
        <w:autoSpaceDN w:val="0"/>
        <w:adjustRightInd w:val="0"/>
        <w:spacing w:after="120" w:line="240" w:lineRule="auto"/>
        <w:ind w:left="1843" w:hanging="1843"/>
        <w:rPr>
          <w:lang w:val="en-GB"/>
        </w:rPr>
      </w:pPr>
      <w:r>
        <w:rPr>
          <w:lang w:val="en-GB"/>
        </w:rPr>
        <w:t>S-158:100</w:t>
      </w:r>
      <w:r>
        <w:rPr>
          <w:lang w:val="en-GB"/>
        </w:rPr>
        <w:tab/>
      </w:r>
      <w:r w:rsidRPr="00CB3D54">
        <w:rPr>
          <w:i/>
          <w:iCs/>
          <w:lang w:val="en-GB"/>
        </w:rPr>
        <w:t xml:space="preserve">Universal Hydrographic Data Model Validation Checks, Edition </w:t>
      </w:r>
      <w:ins w:id="200" w:author="Raphael Malyankar" w:date="2026-08-31T15:29:00Z" w16du:dateUtc="2026-08-31T22:29:00Z">
        <w:r w:rsidR="00725E7F">
          <w:rPr>
            <w:i/>
            <w:iCs/>
            <w:lang w:val="en-GB"/>
          </w:rPr>
          <w:t>2</w:t>
        </w:r>
      </w:ins>
      <w:del w:id="201" w:author="Raphael Malyankar" w:date="2026-08-31T15:29:00Z" w16du:dateUtc="2026-08-31T22:29:00Z">
        <w:r w:rsidRPr="00CB3D54" w:rsidDel="00725E7F">
          <w:rPr>
            <w:i/>
            <w:iCs/>
            <w:lang w:val="en-GB"/>
          </w:rPr>
          <w:delText>1</w:delText>
        </w:r>
      </w:del>
      <w:r w:rsidRPr="00CB3D54">
        <w:rPr>
          <w:i/>
          <w:iCs/>
          <w:lang w:val="en-GB"/>
        </w:rPr>
        <w:t>.0.0</w:t>
      </w:r>
      <w:del w:id="202" w:author="Raphael Malyankar" w:date="2026-08-31T15:29:00Z" w16du:dateUtc="2026-08-31T22:29:00Z">
        <w:r w:rsidRPr="00CB3D54" w:rsidDel="00725E7F">
          <w:rPr>
            <w:i/>
            <w:iCs/>
            <w:lang w:val="en-GB"/>
          </w:rPr>
          <w:delText>, ??? 202</w:delText>
        </w:r>
        <w:r w:rsidR="00361970" w:rsidDel="00725E7F">
          <w:rPr>
            <w:i/>
            <w:iCs/>
            <w:lang w:val="en-GB"/>
          </w:rPr>
          <w:delText>5</w:delText>
        </w:r>
      </w:del>
      <w:r>
        <w:rPr>
          <w:lang w:val="en-GB"/>
        </w:rPr>
        <w:t>. In preparation.</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203" w:name="_Toc191347212"/>
      <w:r w:rsidRPr="00CF30EA">
        <w:lastRenderedPageBreak/>
        <w:t>Informative</w:t>
      </w:r>
      <w:r w:rsidR="000A1EEF">
        <w:t xml:space="preserve"> references</w:t>
      </w:r>
      <w:bookmarkEnd w:id="203"/>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204" w:name="_Toc191347213"/>
      <w:bookmarkStart w:id="205" w:name="_Toc412810741"/>
      <w:r w:rsidRPr="00CF30EA">
        <w:rPr>
          <w:lang w:val="en-GB"/>
        </w:rPr>
        <w:t>Terms, definitions and abbreviations</w:t>
      </w:r>
      <w:bookmarkEnd w:id="204"/>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206" w:name="_Toc191347214"/>
      <w:bookmarkStart w:id="207" w:name="_Toc412810743"/>
      <w:bookmarkEnd w:id="205"/>
      <w:r w:rsidRPr="00CF30EA">
        <w:t>Terms and definitions</w:t>
      </w:r>
      <w:bookmarkEnd w:id="206"/>
    </w:p>
    <w:p w14:paraId="20A76D52" w14:textId="13E5A747" w:rsid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8D50B3">
        <w:rPr>
          <w:lang w:val="en-GB"/>
        </w:rPr>
        <w:t xml:space="preserve"> In addition, the following terms</w:t>
      </w:r>
      <w:r w:rsidR="009B389A">
        <w:rPr>
          <w:lang w:val="en-GB"/>
        </w:rPr>
        <w:t xml:space="preserve"> are used in this document or the accompanying list of checks:</w:t>
      </w:r>
    </w:p>
    <w:p w14:paraId="16EBCAF6" w14:textId="6841FD1E" w:rsidR="005672D8" w:rsidRPr="00EF08CE" w:rsidRDefault="005672D8" w:rsidP="00EF08CE">
      <w:pPr>
        <w:pStyle w:val="dt"/>
        <w:rPr>
          <w:lang w:val="en-GB"/>
        </w:rPr>
      </w:pPr>
      <w:r w:rsidRPr="00EF08CE">
        <w:rPr>
          <w:lang w:val="en-GB"/>
        </w:rPr>
        <w:t>compatible CRS</w:t>
      </w:r>
      <w:r w:rsidR="00EF08CE" w:rsidRPr="00EF08CE">
        <w:rPr>
          <w:lang w:val="en-GB"/>
        </w:rPr>
        <w:t>s</w:t>
      </w:r>
    </w:p>
    <w:p w14:paraId="4440E0DF" w14:textId="3A7EC059" w:rsidR="005672D8" w:rsidRPr="005672D8" w:rsidRDefault="005672D8" w:rsidP="00047ACC">
      <w:pPr>
        <w:rPr>
          <w:lang w:val="en-GB"/>
        </w:rPr>
      </w:pPr>
      <w:r>
        <w:rPr>
          <w:lang w:val="en-GB"/>
        </w:rPr>
        <w:t xml:space="preserve">for the purposes of this specification, compatible coordinate reference systems are those which </w:t>
      </w:r>
      <w:r w:rsidR="00EF08CE">
        <w:rPr>
          <w:lang w:val="en-GB"/>
        </w:rPr>
        <w:t>are based on</w:t>
      </w:r>
      <w:r>
        <w:rPr>
          <w:lang w:val="en-GB"/>
        </w:rPr>
        <w:t xml:space="preserve"> the same horizontal datum</w:t>
      </w:r>
      <w:r w:rsidR="00EF08CE">
        <w:rPr>
          <w:lang w:val="en-GB"/>
        </w:rPr>
        <w:t>, or at least members of the same ensemble</w:t>
      </w:r>
      <w:r>
        <w:rPr>
          <w:lang w:val="en-GB"/>
        </w:rPr>
        <w:t xml:space="preserve"> </w:t>
      </w:r>
      <w:r w:rsidR="00EF08CE">
        <w:rPr>
          <w:lang w:val="en-GB"/>
        </w:rPr>
        <w:t>(i.e., different realisations).</w:t>
      </w:r>
    </w:p>
    <w:p w14:paraId="7D9DFF40" w14:textId="25FA85CD" w:rsidR="00C41673" w:rsidRDefault="00C41673" w:rsidP="009B389A">
      <w:pPr>
        <w:pStyle w:val="dt"/>
        <w:rPr>
          <w:lang w:val="en-GB"/>
        </w:rPr>
      </w:pPr>
      <w:r>
        <w:rPr>
          <w:lang w:val="en-GB"/>
        </w:rPr>
        <w:t>fill value</w:t>
      </w:r>
    </w:p>
    <w:p w14:paraId="0CCF5D80" w14:textId="4EBA25C4" w:rsidR="00C41673" w:rsidRPr="00C41673" w:rsidRDefault="00C41673" w:rsidP="00A7566F">
      <w:pPr>
        <w:rPr>
          <w:lang w:val="en-GB"/>
        </w:rPr>
      </w:pPr>
      <w:r>
        <w:rPr>
          <w:lang w:val="en-GB"/>
        </w:rPr>
        <w:t xml:space="preserve">a special value denoting the absence of </w:t>
      </w:r>
      <w:r w:rsidR="00D10400">
        <w:rPr>
          <w:lang w:val="en-GB"/>
        </w:rPr>
        <w:t xml:space="preserve">a </w:t>
      </w:r>
      <w:r>
        <w:rPr>
          <w:lang w:val="en-GB"/>
        </w:rPr>
        <w:t>data</w:t>
      </w:r>
      <w:r w:rsidR="00D10400">
        <w:rPr>
          <w:lang w:val="en-GB"/>
        </w:rPr>
        <w:t xml:space="preserve"> value</w:t>
      </w:r>
      <w:r>
        <w:rPr>
          <w:lang w:val="en-GB"/>
        </w:rPr>
        <w:t xml:space="preserve"> in an HDF5 dataset. Product specifications using the HDF5 format designate the fill value for each attribute for which a fill value is allowed.</w:t>
      </w:r>
    </w:p>
    <w:p w14:paraId="20B3D01E" w14:textId="6C0B03CF" w:rsidR="009B389A" w:rsidRDefault="009B389A" w:rsidP="00A7566F">
      <w:pPr>
        <w:pStyle w:val="dt"/>
        <w:rPr>
          <w:lang w:val="en-GB"/>
        </w:rPr>
      </w:pPr>
      <w:r>
        <w:rPr>
          <w:lang w:val="en-GB"/>
        </w:rPr>
        <w:t>successor (dataset)</w:t>
      </w:r>
    </w:p>
    <w:p w14:paraId="551B4850" w14:textId="649FA827" w:rsidR="009B389A" w:rsidRPr="00265A81" w:rsidRDefault="009B389A" w:rsidP="00265A81">
      <w:pPr>
        <w:rPr>
          <w:lang w:val="en-GB"/>
        </w:rPr>
      </w:pPr>
      <w:r>
        <w:rPr>
          <w:lang w:val="en-GB"/>
        </w:rPr>
        <w:t>a subsequent forecast, prediction, etc., for the same area</w:t>
      </w:r>
      <w:r w:rsidR="00FE4515">
        <w:rPr>
          <w:lang w:val="en-GB"/>
        </w:rPr>
        <w:t xml:space="preserve"> as</w:t>
      </w:r>
      <w:r w:rsidR="00E81DCA">
        <w:rPr>
          <w:lang w:val="en-GB"/>
        </w:rPr>
        <w:t xml:space="preserve"> a predecessor </w:t>
      </w:r>
      <w:r w:rsidR="00FE4515">
        <w:rPr>
          <w:lang w:val="en-GB"/>
        </w:rPr>
        <w:t xml:space="preserve">dataset, </w:t>
      </w:r>
      <w:r w:rsidR="00880D40">
        <w:rPr>
          <w:lang w:val="en-GB"/>
        </w:rPr>
        <w:t xml:space="preserve">but </w:t>
      </w:r>
      <w:r w:rsidR="00E81DCA">
        <w:rPr>
          <w:lang w:val="en-GB"/>
        </w:rPr>
        <w:t>covering</w:t>
      </w:r>
      <w:r w:rsidR="00FE4515">
        <w:rPr>
          <w:lang w:val="en-GB"/>
        </w:rPr>
        <w:t xml:space="preserve"> a time period that starts strictly after </w:t>
      </w:r>
      <w:r w:rsidR="00E81DCA">
        <w:rPr>
          <w:lang w:val="en-GB"/>
        </w:rPr>
        <w:t xml:space="preserve">the </w:t>
      </w:r>
      <w:r w:rsidR="00880D40">
        <w:rPr>
          <w:lang w:val="en-GB"/>
        </w:rPr>
        <w:t xml:space="preserve">period covered by the </w:t>
      </w:r>
      <w:r w:rsidR="00E81DCA">
        <w:rPr>
          <w:lang w:val="en-GB"/>
        </w:rPr>
        <w:t>predecessor dataset</w:t>
      </w:r>
      <w:r w:rsidR="00880D40">
        <w:rPr>
          <w:lang w:val="en-GB"/>
        </w:rPr>
        <w:t>. A successor dataset is not necessarily designated as an update, new edition, or reissue.</w:t>
      </w: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208" w:name="_Toc191347215"/>
      <w:bookmarkStart w:id="209" w:name="_Toc412810744"/>
      <w:bookmarkEnd w:id="207"/>
      <w:r w:rsidRPr="00CF30EA">
        <w:t>Abbreviations</w:t>
      </w:r>
      <w:bookmarkEnd w:id="208"/>
    </w:p>
    <w:bookmarkEnd w:id="209"/>
    <w:p w14:paraId="73EFB3D6" w14:textId="445B2D63" w:rsidR="000D1551" w:rsidRDefault="00751AB0" w:rsidP="00ED6F4D">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0D1551">
        <w:rPr>
          <w:lang w:val="en-GB"/>
        </w:rPr>
        <w:tab/>
      </w:r>
    </w:p>
    <w:p w14:paraId="16EEC5E3" w14:textId="7932FAC6" w:rsidR="007C6D08" w:rsidRDefault="007C6D08" w:rsidP="0069008F">
      <w:pPr>
        <w:tabs>
          <w:tab w:val="left" w:pos="993"/>
        </w:tabs>
        <w:spacing w:after="120" w:line="240" w:lineRule="auto"/>
        <w:rPr>
          <w:lang w:val="en-GB"/>
        </w:rPr>
      </w:pPr>
      <w:r>
        <w:rPr>
          <w:lang w:val="en-GB"/>
        </w:rPr>
        <w:t xml:space="preserve">In addition, this </w:t>
      </w:r>
      <w:r w:rsidR="001E1A83">
        <w:rPr>
          <w:lang w:val="en-GB"/>
        </w:rPr>
        <w:t>S</w:t>
      </w:r>
      <w:r>
        <w:rPr>
          <w:lang w:val="en-GB"/>
        </w:rPr>
        <w:t>pecification uses the following abbreviated terms:</w:t>
      </w:r>
    </w:p>
    <w:p w14:paraId="469F4337" w14:textId="42E42286" w:rsidR="007D1EE8" w:rsidRDefault="009A0759" w:rsidP="008F4BD9">
      <w:pPr>
        <w:tabs>
          <w:tab w:val="left" w:pos="993"/>
        </w:tabs>
        <w:spacing w:after="120" w:line="240" w:lineRule="auto"/>
        <w:ind w:left="1008" w:hanging="1008"/>
        <w:rPr>
          <w:lang w:val="en-GB"/>
        </w:rPr>
      </w:pPr>
      <w:r>
        <w:rPr>
          <w:lang w:val="en-GB"/>
        </w:rPr>
        <w:t>CNP</w:t>
      </w:r>
      <w:r>
        <w:rPr>
          <w:lang w:val="en-GB"/>
        </w:rPr>
        <w:tab/>
        <w:t>Catalogue of Nautical Products</w:t>
      </w:r>
    </w:p>
    <w:p w14:paraId="6CCED89D" w14:textId="6D6B40BB" w:rsidR="003F613A" w:rsidRDefault="003F613A" w:rsidP="008F4BD9">
      <w:pPr>
        <w:tabs>
          <w:tab w:val="left" w:pos="993"/>
        </w:tabs>
        <w:spacing w:after="120" w:line="240" w:lineRule="auto"/>
        <w:ind w:left="1008" w:hanging="1008"/>
        <w:rPr>
          <w:lang w:val="en-GB"/>
        </w:rPr>
      </w:pPr>
      <w:r>
        <w:rPr>
          <w:lang w:val="en-GB"/>
        </w:rPr>
        <w:t>S-158:1xx</w:t>
      </w:r>
      <w:r>
        <w:rPr>
          <w:lang w:val="en-GB"/>
        </w:rPr>
        <w:tab/>
        <w:t xml:space="preserve">Product-specific checks for the product identified by “1xx”, for example, S-158:111 </w:t>
      </w:r>
      <w:r w:rsidR="00601C7E">
        <w:rPr>
          <w:lang w:val="en-GB"/>
        </w:rPr>
        <w:t>(Surface Currents Validation Checks).</w:t>
      </w:r>
    </w:p>
    <w:p w14:paraId="480BF694" w14:textId="730B598B" w:rsidR="006B3BFB" w:rsidRDefault="006B3BFB" w:rsidP="008F4BD9">
      <w:pPr>
        <w:tabs>
          <w:tab w:val="left" w:pos="993"/>
        </w:tabs>
        <w:spacing w:after="120" w:line="240" w:lineRule="auto"/>
        <w:ind w:left="1008" w:hanging="1008"/>
        <w:rPr>
          <w:lang w:val="en-GB"/>
        </w:rPr>
      </w:pPr>
      <w:r>
        <w:rPr>
          <w:lang w:val="en-GB"/>
        </w:rPr>
        <w:t>UPS</w:t>
      </w:r>
      <w:r>
        <w:rPr>
          <w:lang w:val="en-GB"/>
        </w:rPr>
        <w:tab/>
        <w:t>Universal Polar Stereographic</w:t>
      </w:r>
    </w:p>
    <w:p w14:paraId="3C704690" w14:textId="76E19B33" w:rsidR="006B3BFB" w:rsidRDefault="006B3BFB" w:rsidP="008F4BD9">
      <w:pPr>
        <w:tabs>
          <w:tab w:val="left" w:pos="993"/>
        </w:tabs>
        <w:spacing w:after="120" w:line="240" w:lineRule="auto"/>
        <w:ind w:left="1008" w:hanging="1008"/>
        <w:rPr>
          <w:lang w:val="en-GB"/>
        </w:rPr>
      </w:pPr>
      <w:r>
        <w:rPr>
          <w:lang w:val="en-GB"/>
        </w:rPr>
        <w:t>UTM</w:t>
      </w:r>
      <w:r>
        <w:rPr>
          <w:lang w:val="en-GB"/>
        </w:rPr>
        <w:tab/>
        <w:t>Universal Transverse Mercator</w:t>
      </w:r>
    </w:p>
    <w:p w14:paraId="0EA6A4A1" w14:textId="08E31DC7" w:rsidR="00836555" w:rsidRDefault="00836555" w:rsidP="008F4BD9">
      <w:pPr>
        <w:tabs>
          <w:tab w:val="left" w:pos="993"/>
        </w:tabs>
        <w:spacing w:after="120" w:line="240" w:lineRule="auto"/>
        <w:ind w:left="1008" w:hanging="1008"/>
        <w:rPr>
          <w:lang w:val="en-GB"/>
        </w:rPr>
      </w:pPr>
      <w:r>
        <w:rPr>
          <w:lang w:val="en-GB"/>
        </w:rPr>
        <w:t>USSC</w:t>
      </w:r>
      <w:r>
        <w:rPr>
          <w:lang w:val="en-GB"/>
        </w:rPr>
        <w:tab/>
        <w:t>User Select</w:t>
      </w:r>
      <w:r w:rsidR="008F4BD9">
        <w:rPr>
          <w:lang w:val="en-GB"/>
        </w:rPr>
        <w:t>able</w:t>
      </w:r>
      <w:r>
        <w:rPr>
          <w:lang w:val="en-GB"/>
        </w:rPr>
        <w:t xml:space="preserve"> Safety Contour</w:t>
      </w:r>
      <w:r w:rsidR="008F4BD9">
        <w:rPr>
          <w:lang w:val="en-GB"/>
        </w:rPr>
        <w:t>. Defined in S-98</w:t>
      </w:r>
      <w:r w:rsidR="00601C7E">
        <w:rPr>
          <w:lang w:val="en-GB"/>
        </w:rPr>
        <w:t xml:space="preserve"> as</w:t>
      </w:r>
      <w:r w:rsidR="008F4BD9">
        <w:rPr>
          <w:lang w:val="en-GB"/>
        </w:rPr>
        <w:t xml:space="preserve"> “</w:t>
      </w:r>
      <w:r w:rsidR="008F4BD9" w:rsidRPr="008F4BD9">
        <w:rPr>
          <w:lang w:val="en-GB"/>
        </w:rPr>
        <w:t>User selectable safety contour means creation of the safety contour from the bathymetric grid data based on the value set by the user</w:t>
      </w:r>
      <w:r w:rsidR="008F4BD9">
        <w:rPr>
          <w:lang w:val="en-GB"/>
        </w:rPr>
        <w:t>”.</w:t>
      </w:r>
    </w:p>
    <w:p w14:paraId="0A7F6349" w14:textId="0BFA08EE" w:rsidR="00FA1DBE" w:rsidRDefault="00836555" w:rsidP="00950599">
      <w:pPr>
        <w:tabs>
          <w:tab w:val="left" w:pos="993"/>
        </w:tabs>
        <w:spacing w:after="120" w:line="240" w:lineRule="auto"/>
        <w:ind w:left="1008" w:hanging="1008"/>
        <w:rPr>
          <w:lang w:val="en-GB"/>
        </w:rPr>
      </w:pPr>
      <w:r>
        <w:rPr>
          <w:lang w:val="en-GB"/>
        </w:rPr>
        <w:t>WLA</w:t>
      </w:r>
      <w:r w:rsidR="00FA1DBE">
        <w:rPr>
          <w:lang w:val="en-GB"/>
        </w:rPr>
        <w:tab/>
      </w:r>
      <w:r>
        <w:rPr>
          <w:lang w:val="en-GB"/>
        </w:rPr>
        <w:t>Water Level Adjustment</w:t>
      </w:r>
      <w:r w:rsidR="008F4BD9">
        <w:rPr>
          <w:lang w:val="en-GB"/>
        </w:rPr>
        <w:t xml:space="preserve">. Adjustment of depth information by water level height according to the methods </w:t>
      </w:r>
      <w:r>
        <w:rPr>
          <w:lang w:val="en-GB"/>
        </w:rPr>
        <w:t>described in S-98</w:t>
      </w:r>
      <w:r w:rsidR="0088451B">
        <w:rPr>
          <w:lang w:val="en-GB"/>
        </w:rPr>
        <w:t>.</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210" w:name="_Toc191347216"/>
      <w:r>
        <w:t>Symbols</w:t>
      </w:r>
      <w:bookmarkEnd w:id="210"/>
    </w:p>
    <w:p w14:paraId="24DA2034" w14:textId="71B96EA6" w:rsidR="00A8001D" w:rsidRPr="00A8001D" w:rsidRDefault="00A8001D" w:rsidP="00A8001D">
      <w:pPr>
        <w:rPr>
          <w:lang w:val="en-GB"/>
        </w:rPr>
      </w:pPr>
      <w:r>
        <w:rPr>
          <w:lang w:val="en-GB"/>
        </w:rPr>
        <w:t>The symbols used in logical and spatial expressions</w:t>
      </w:r>
      <w:r w:rsidR="00FA4269">
        <w:rPr>
          <w:lang w:val="en-GB"/>
        </w:rPr>
        <w:t xml:space="preserve"> are defined in S-158 clause 1.3.3 (Symbols).</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211" w:name="_Toc191347217"/>
      <w:bookmarkStart w:id="212" w:name="_Toc412810746"/>
      <w:r w:rsidRPr="00CF30EA">
        <w:rPr>
          <w:lang w:val="en-GB"/>
        </w:rPr>
        <w:t>Use of language</w:t>
      </w:r>
      <w:bookmarkEnd w:id="211"/>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pPr>
        <w:pStyle w:val="NormReference"/>
        <w:numPr>
          <w:ilvl w:val="0"/>
          <w:numId w:val="13"/>
        </w:numPr>
        <w:spacing w:after="60"/>
        <w:ind w:left="426" w:hanging="426"/>
        <w:rPr>
          <w:lang w:val="en-GB"/>
        </w:rPr>
      </w:pPr>
      <w:r w:rsidRPr="00CF30EA">
        <w:rPr>
          <w:lang w:val="en-GB"/>
        </w:rPr>
        <w:t>“Must” indicates a mandatory requirement.</w:t>
      </w:r>
    </w:p>
    <w:p w14:paraId="59706915" w14:textId="77777777" w:rsidR="00EB36F6" w:rsidRPr="00CF30EA" w:rsidRDefault="00EB36F6">
      <w:pPr>
        <w:pStyle w:val="NormReference"/>
        <w:numPr>
          <w:ilvl w:val="0"/>
          <w:numId w:val="13"/>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pPr>
        <w:pStyle w:val="NormReference"/>
        <w:numPr>
          <w:ilvl w:val="0"/>
          <w:numId w:val="13"/>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213" w:name="_Toc191347218"/>
      <w:r w:rsidRPr="00CF30EA">
        <w:rPr>
          <w:lang w:val="en-GB"/>
        </w:rPr>
        <w:lastRenderedPageBreak/>
        <w:t xml:space="preserve">General </w:t>
      </w:r>
      <w:r w:rsidR="001F3EEB">
        <w:rPr>
          <w:lang w:val="en-GB"/>
        </w:rPr>
        <w:t>d</w:t>
      </w:r>
      <w:r w:rsidRPr="00CF30EA">
        <w:rPr>
          <w:lang w:val="en-GB"/>
        </w:rPr>
        <w:t>escription</w:t>
      </w:r>
      <w:bookmarkEnd w:id="213"/>
    </w:p>
    <w:p w14:paraId="0BBAB8DA" w14:textId="6C5A0913" w:rsidR="007724B6" w:rsidRDefault="00E938FE" w:rsidP="007724B6">
      <w:pPr>
        <w:rPr>
          <w:lang w:val="en-GB"/>
        </w:rPr>
      </w:pPr>
      <w:r>
        <w:rPr>
          <w:lang w:val="en-GB"/>
        </w:rPr>
        <w:t>S-158:</w:t>
      </w:r>
      <w:r w:rsidR="003E11FE">
        <w:rPr>
          <w:lang w:val="en-GB"/>
        </w:rPr>
        <w:t xml:space="preserve">98 </w:t>
      </w:r>
      <w:r w:rsidR="007724B6">
        <w:rPr>
          <w:lang w:val="en-GB"/>
        </w:rPr>
        <w:t xml:space="preserve">is a specification describing validation checks for </w:t>
      </w:r>
      <w:r w:rsidR="006A1B6A">
        <w:rPr>
          <w:lang w:val="en-GB"/>
        </w:rPr>
        <w:t>S-1</w:t>
      </w:r>
      <w:r w:rsidR="00EA6607">
        <w:rPr>
          <w:lang w:val="en-GB"/>
        </w:rPr>
        <w:t>00 data</w:t>
      </w:r>
      <w:r w:rsidR="007C6D08">
        <w:rPr>
          <w:lang w:val="en-GB"/>
        </w:rPr>
        <w:t xml:space="preserve"> </w:t>
      </w:r>
      <w:r w:rsidR="004F095A">
        <w:rPr>
          <w:lang w:val="en-GB"/>
        </w:rPr>
        <w:t>products</w:t>
      </w:r>
      <w:r w:rsidR="00EA6607">
        <w:rPr>
          <w:lang w:val="en-GB"/>
        </w:rPr>
        <w:t xml:space="preserve"> intended for</w:t>
      </w:r>
      <w:r w:rsidR="00A44874">
        <w:rPr>
          <w:lang w:val="en-GB"/>
        </w:rPr>
        <w:t xml:space="preserve"> use together on</w:t>
      </w:r>
      <w:r w:rsidR="00EA6607">
        <w:rPr>
          <w:lang w:val="en-GB"/>
        </w:rPr>
        <w:t xml:space="preserve"> ECDIS</w:t>
      </w:r>
      <w:r w:rsidR="004F095A">
        <w:rPr>
          <w:lang w:val="en-GB"/>
        </w:rPr>
        <w:t>.</w:t>
      </w:r>
      <w:r w:rsidR="007724B6">
        <w:rPr>
          <w:lang w:val="en-GB"/>
        </w:rPr>
        <w:t xml:space="preserve"> </w:t>
      </w:r>
      <w:r w:rsidR="004F095A">
        <w:rPr>
          <w:lang w:val="en-GB"/>
        </w:rPr>
        <w:t>T</w:t>
      </w:r>
      <w:r w:rsidR="007724B6">
        <w:rPr>
          <w:lang w:val="en-GB"/>
        </w:rPr>
        <w:t xml:space="preserve">here are no data products based directly on </w:t>
      </w:r>
      <w:r w:rsidR="004F095A" w:rsidRPr="00A7566F">
        <w:rPr>
          <w:lang w:val="en-GB"/>
        </w:rPr>
        <w:t xml:space="preserve">this edition of </w:t>
      </w:r>
      <w:r w:rsidRPr="00A7566F">
        <w:rPr>
          <w:lang w:val="en-GB"/>
        </w:rPr>
        <w:t>S-158:</w:t>
      </w:r>
      <w:r w:rsidR="00EA6607" w:rsidRPr="00A7566F">
        <w:rPr>
          <w:lang w:val="en-GB"/>
        </w:rPr>
        <w:t>98</w:t>
      </w:r>
      <w:r w:rsidR="007C6D08">
        <w:rPr>
          <w:lang w:val="en-GB"/>
        </w:rPr>
        <w:t xml:space="preserve"> </w:t>
      </w:r>
      <w:r w:rsidR="007724B6">
        <w:rPr>
          <w:lang w:val="en-GB"/>
        </w:rPr>
        <w:t>and therefore no general information applicable to data products conforming to it.</w:t>
      </w:r>
    </w:p>
    <w:p w14:paraId="1D7F89F8" w14:textId="6CBADCF5" w:rsidR="00217B74" w:rsidRPr="007724B6" w:rsidRDefault="00217B74" w:rsidP="007724B6">
      <w:pPr>
        <w:rPr>
          <w:lang w:val="en-GB"/>
        </w:rPr>
      </w:pPr>
      <w:r w:rsidRPr="00217B74">
        <w:rPr>
          <w:lang w:val="en-GB"/>
        </w:rPr>
        <w:t xml:space="preserve">The </w:t>
      </w:r>
      <w:r>
        <w:rPr>
          <w:lang w:val="en-GB"/>
        </w:rPr>
        <w:t xml:space="preserve">validation </w:t>
      </w:r>
      <w:r w:rsidRPr="00217B74">
        <w:rPr>
          <w:lang w:val="en-GB"/>
        </w:rPr>
        <w:t xml:space="preserve">checks are intended for systems </w:t>
      </w:r>
      <w:r w:rsidR="00EA6607">
        <w:rPr>
          <w:lang w:val="en-GB"/>
        </w:rPr>
        <w:t>which</w:t>
      </w:r>
      <w:r w:rsidR="00EA6607" w:rsidRPr="00217B74">
        <w:rPr>
          <w:lang w:val="en-GB"/>
        </w:rPr>
        <w:t xml:space="preserve"> </w:t>
      </w:r>
      <w:r w:rsidRPr="00217B74">
        <w:rPr>
          <w:lang w:val="en-GB"/>
        </w:rPr>
        <w:t>produce</w:t>
      </w:r>
      <w:r w:rsidR="00EA6607">
        <w:rPr>
          <w:lang w:val="en-GB"/>
        </w:rPr>
        <w:t xml:space="preserve">, compile, distribute, and use certain specified </w:t>
      </w:r>
      <w:r w:rsidR="006A1B6A">
        <w:rPr>
          <w:lang w:val="en-GB"/>
        </w:rPr>
        <w:t>S-1</w:t>
      </w:r>
      <w:r w:rsidR="00EA6607">
        <w:rPr>
          <w:lang w:val="en-GB"/>
        </w:rPr>
        <w:t>00</w:t>
      </w:r>
      <w:r w:rsidRPr="00217B74">
        <w:rPr>
          <w:lang w:val="en-GB"/>
        </w:rPr>
        <w:t xml:space="preserve"> </w:t>
      </w:r>
      <w:r w:rsidR="00EA6607">
        <w:rPr>
          <w:lang w:val="en-GB"/>
        </w:rPr>
        <w:t>products on ECDIS</w:t>
      </w:r>
      <w:r w:rsidRPr="00217B74">
        <w:rPr>
          <w:lang w:val="en-GB"/>
        </w:rPr>
        <w:t xml:space="preserve">. The checks can be administered at any time during the </w:t>
      </w:r>
      <w:r w:rsidR="00EA6607">
        <w:rPr>
          <w:lang w:val="en-GB"/>
        </w:rPr>
        <w:t xml:space="preserve">dataset and exchange set </w:t>
      </w:r>
      <w:r w:rsidRPr="00217B74">
        <w:rPr>
          <w:lang w:val="en-GB"/>
        </w:rPr>
        <w:t>production</w:t>
      </w:r>
      <w:r w:rsidR="00EA6607">
        <w:rPr>
          <w:lang w:val="en-GB"/>
        </w:rPr>
        <w:t>, compilation, and distribution</w:t>
      </w:r>
      <w:r w:rsidRPr="00217B74">
        <w:rPr>
          <w:lang w:val="en-GB"/>
        </w:rPr>
        <w:t xml:space="preserve"> phase</w:t>
      </w:r>
      <w:r w:rsidR="00EA6607">
        <w:rPr>
          <w:lang w:val="en-GB"/>
        </w:rPr>
        <w:t>s</w:t>
      </w:r>
      <w:r w:rsidRPr="00217B74">
        <w:rPr>
          <w:lang w:val="en-GB"/>
        </w:rPr>
        <w:t>.</w:t>
      </w:r>
      <w:r w:rsidR="00EA6607">
        <w:rPr>
          <w:lang w:val="en-GB"/>
        </w:rPr>
        <w:t xml:space="preserve"> They can also be used on the end-user system to assess compatibility of available datasets and exchange sets.</w:t>
      </w:r>
    </w:p>
    <w:bookmarkEnd w:id="212"/>
    <w:p w14:paraId="0BED95DF" w14:textId="77777777" w:rsidR="00165EA7" w:rsidRPr="00165EA7" w:rsidRDefault="00165EA7" w:rsidP="00165EA7">
      <w:pPr>
        <w:spacing w:after="120" w:line="240" w:lineRule="auto"/>
        <w:ind w:left="1701" w:hanging="1701"/>
        <w:rPr>
          <w:lang w:val="en-GB"/>
        </w:rPr>
      </w:pPr>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214" w:name="_Toc191347219"/>
      <w:bookmarkStart w:id="215" w:name="_Toc412810747"/>
      <w:r w:rsidRPr="00CF30EA">
        <w:rPr>
          <w:lang w:val="en-GB"/>
        </w:rPr>
        <w:t>Specification metadata and maintenance</w:t>
      </w:r>
      <w:bookmarkEnd w:id="214"/>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216" w:name="_Toc191347220"/>
      <w:bookmarkEnd w:id="215"/>
      <w:r w:rsidRPr="00CF30EA">
        <w:t xml:space="preserve">Specification </w:t>
      </w:r>
      <w:r w:rsidR="00165EA7">
        <w:t>m</w:t>
      </w:r>
      <w:r w:rsidRPr="00CF30EA">
        <w:t>etadata</w:t>
      </w:r>
      <w:bookmarkEnd w:id="216"/>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5984D5C6"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F6147E">
        <w:rPr>
          <w:lang w:val="en-GB"/>
        </w:rPr>
        <w:t xml:space="preserve">Interoperability </w:t>
      </w:r>
      <w:r w:rsidR="00113EC1">
        <w:rPr>
          <w:lang w:val="en-GB"/>
        </w:rPr>
        <w:t>Validation Checks</w:t>
      </w:r>
    </w:p>
    <w:p w14:paraId="1501621B" w14:textId="55508AE9"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ins w:id="217" w:author="Raphael Malyankar" w:date="2026-08-31T15:29:00Z" w16du:dateUtc="2026-08-31T22:29:00Z">
        <w:r w:rsidR="00725E7F">
          <w:rPr>
            <w:lang w:val="en-GB"/>
          </w:rPr>
          <w:t>2</w:t>
        </w:r>
      </w:ins>
      <w:del w:id="218" w:author="Raphael Malyankar" w:date="2026-08-31T15:29:00Z" w16du:dateUtc="2026-08-31T22:29:00Z">
        <w:r w:rsidR="00A7566F" w:rsidDel="00725E7F">
          <w:rPr>
            <w:lang w:val="en-GB"/>
          </w:rPr>
          <w:delText>1</w:delText>
        </w:r>
      </w:del>
      <w:r w:rsidR="00A7566F">
        <w:rPr>
          <w:lang w:val="en-GB"/>
        </w:rPr>
        <w:t>.0.0</w:t>
      </w:r>
    </w:p>
    <w:p w14:paraId="0F27C97C" w14:textId="51EC57AE"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r w:rsidR="00A7566F">
        <w:rPr>
          <w:lang w:val="en-GB"/>
        </w:rPr>
        <w:t>202</w:t>
      </w:r>
      <w:ins w:id="219" w:author="Raphael Malyankar" w:date="2026-08-31T15:29:00Z" w16du:dateUtc="2026-08-31T22:29:00Z">
        <w:r w:rsidR="00725E7F">
          <w:rPr>
            <w:lang w:val="en-GB"/>
          </w:rPr>
          <w:t>6-08-31</w:t>
        </w:r>
      </w:ins>
      <w:del w:id="220" w:author="Raphael Malyankar" w:date="2026-08-31T15:29:00Z" w16du:dateUtc="2026-08-31T22:29:00Z">
        <w:r w:rsidR="00A7566F" w:rsidDel="00725E7F">
          <w:rPr>
            <w:lang w:val="en-GB"/>
          </w:rPr>
          <w:delText>5-02-</w:delText>
        </w:r>
        <w:r w:rsidR="006D5701" w:rsidDel="00725E7F">
          <w:rPr>
            <w:lang w:val="en-GB"/>
          </w:rPr>
          <w:delText>24</w:delText>
        </w:r>
      </w:del>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19"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0" w:history="1">
        <w:r w:rsidR="00913A48" w:rsidRPr="00185FCB">
          <w:rPr>
            <w:rStyle w:val="Hyperlink"/>
            <w:lang w:val="en-GB"/>
          </w:rPr>
          <w:t>https://registry.iho.int</w:t>
        </w:r>
      </w:hyperlink>
      <w:r w:rsidR="00913A48">
        <w:rPr>
          <w:lang w:val="en-GB"/>
        </w:rPr>
        <w:t xml:space="preserve"> </w:t>
      </w:r>
    </w:p>
    <w:p w14:paraId="4CADA9E7" w14:textId="10179788"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E938FE">
        <w:rPr>
          <w:lang w:val="en-GB"/>
        </w:rPr>
        <w:t>S-158:</w:t>
      </w:r>
      <w:r w:rsidR="00F6147E">
        <w:rPr>
          <w:lang w:val="en-GB"/>
        </w:rPr>
        <w:t>98</w:t>
      </w:r>
    </w:p>
    <w:p w14:paraId="3D5BEFB7" w14:textId="03C805CB"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r w:rsidR="001C137B" w:rsidRPr="001C137B">
        <w:rPr>
          <w:lang w:val="en-GB"/>
        </w:rPr>
        <w:t xml:space="preserve">IHO </w:t>
      </w:r>
      <w:r w:rsidR="00B55F58">
        <w:rPr>
          <w:lang w:val="en-GB"/>
        </w:rPr>
        <w:t>S-100</w:t>
      </w:r>
      <w:r w:rsidR="0010055A">
        <w:rPr>
          <w:lang w:val="en-GB"/>
        </w:rPr>
        <w:t xml:space="preserve"> Working Group</w:t>
      </w:r>
      <w:r w:rsidR="001C137B">
        <w:rPr>
          <w:lang w:val="en-GB"/>
        </w:rPr>
        <w:t xml:space="preserve"> </w:t>
      </w:r>
      <w:r w:rsidR="00C1013B" w:rsidRPr="00CF30EA">
        <w:rPr>
          <w:lang w:val="en-GB"/>
        </w:rPr>
        <w:t xml:space="preserve">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221" w:name="_Toc191347221"/>
      <w:bookmarkStart w:id="222" w:name="_Toc412810749"/>
      <w:r w:rsidRPr="00CF30EA">
        <w:t>Specification maintenance</w:t>
      </w:r>
      <w:bookmarkEnd w:id="221"/>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222"/>
    <w:p w14:paraId="1BC15EB1" w14:textId="2B92E0A3" w:rsidR="00EC0C05" w:rsidRDefault="00EC0C05" w:rsidP="00913A48">
      <w:pPr>
        <w:spacing w:after="120" w:line="240" w:lineRule="auto"/>
        <w:rPr>
          <w:lang w:val="en-GB"/>
        </w:rPr>
      </w:pPr>
      <w:r w:rsidRPr="00CF30EA">
        <w:rPr>
          <w:lang w:val="en-GB"/>
        </w:rPr>
        <w:t xml:space="preserve">Changes to </w:t>
      </w:r>
      <w:r w:rsidR="00E938FE">
        <w:rPr>
          <w:lang w:val="en-GB"/>
        </w:rPr>
        <w:t>S-158:</w:t>
      </w:r>
      <w:r w:rsidR="00A44874">
        <w:rPr>
          <w:lang w:val="en-GB"/>
        </w:rPr>
        <w:t>98</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283F70B4" w14:textId="3CC0A747" w:rsidR="00C131AE" w:rsidRPr="00CF30EA" w:rsidRDefault="00E938FE" w:rsidP="00913A48">
      <w:pPr>
        <w:spacing w:after="120" w:line="240" w:lineRule="auto"/>
        <w:rPr>
          <w:lang w:val="en-GB"/>
        </w:rPr>
      </w:pPr>
      <w:r>
        <w:rPr>
          <w:lang w:val="en-GB"/>
        </w:rPr>
        <w:t>S-158:</w:t>
      </w:r>
      <w:r w:rsidR="00A44874">
        <w:rPr>
          <w:lang w:val="en-GB"/>
        </w:rPr>
        <w:t>98</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New Edition</w:t>
      </w:r>
    </w:p>
    <w:p w14:paraId="14CE8BE3" w14:textId="7E1D4CCB" w:rsidR="00361970" w:rsidRPr="00A7584B" w:rsidRDefault="00361970" w:rsidP="00361970">
      <w:pPr>
        <w:spacing w:after="120" w:line="240" w:lineRule="auto"/>
        <w:rPr>
          <w:lang w:val="en-GB"/>
        </w:rPr>
      </w:pPr>
      <w:r w:rsidRPr="00A7584B">
        <w:rPr>
          <w:lang w:val="en-GB"/>
        </w:rPr>
        <w:t>New Editions of S-158:</w:t>
      </w:r>
      <w:r>
        <w:rPr>
          <w:lang w:val="en-GB"/>
        </w:rPr>
        <w:t>98</w:t>
      </w:r>
      <w:r w:rsidRPr="00A7584B">
        <w:rPr>
          <w:lang w:val="en-GB"/>
        </w:rPr>
        <w:t xml:space="preserve"> include at least one of the following changes:</w:t>
      </w:r>
    </w:p>
    <w:p w14:paraId="52D94746" w14:textId="77777777" w:rsidR="00361970" w:rsidRPr="00A7584B" w:rsidRDefault="00361970" w:rsidP="00361970">
      <w:pPr>
        <w:pStyle w:val="ListParagraph"/>
        <w:numPr>
          <w:ilvl w:val="0"/>
          <w:numId w:val="24"/>
        </w:numPr>
        <w:spacing w:line="240" w:lineRule="auto"/>
        <w:rPr>
          <w:lang w:val="en-GB"/>
        </w:rPr>
      </w:pPr>
      <w:r w:rsidRPr="00A7584B">
        <w:rPr>
          <w:lang w:val="en-GB"/>
        </w:rPr>
        <w:t>introduce a new validation check (of any classification);</w:t>
      </w:r>
    </w:p>
    <w:p w14:paraId="74903107" w14:textId="77777777" w:rsidR="00361970" w:rsidRPr="00A7584B" w:rsidRDefault="00361970" w:rsidP="00361970">
      <w:pPr>
        <w:pStyle w:val="ListParagraph"/>
        <w:numPr>
          <w:ilvl w:val="0"/>
          <w:numId w:val="24"/>
        </w:numPr>
        <w:spacing w:line="240" w:lineRule="auto"/>
        <w:rPr>
          <w:lang w:val="en-GB"/>
        </w:rPr>
      </w:pPr>
      <w:r w:rsidRPr="00A7584B">
        <w:rPr>
          <w:lang w:val="en-GB"/>
        </w:rPr>
        <w:t>remove an existing validation check (of any classification);</w:t>
      </w:r>
    </w:p>
    <w:p w14:paraId="5AB5C942" w14:textId="77777777" w:rsidR="00361970" w:rsidRPr="00A7584B" w:rsidRDefault="00361970" w:rsidP="00361970">
      <w:pPr>
        <w:pStyle w:val="ListParagraph"/>
        <w:numPr>
          <w:ilvl w:val="0"/>
          <w:numId w:val="24"/>
        </w:numPr>
        <w:spacing w:line="240" w:lineRule="auto"/>
        <w:rPr>
          <w:lang w:val="en-GB"/>
        </w:rPr>
      </w:pPr>
      <w:r w:rsidRPr="00A7584B">
        <w:rPr>
          <w:lang w:val="en-GB"/>
        </w:rPr>
        <w:t>change the classification of a validation check, whether upgrade (such as Error to Critical) or downgrade (such as Error to Warning);</w:t>
      </w:r>
    </w:p>
    <w:p w14:paraId="0AF6E297" w14:textId="77777777" w:rsidR="00361970" w:rsidRPr="00A7584B" w:rsidRDefault="00361970" w:rsidP="00361970">
      <w:pPr>
        <w:pStyle w:val="ListParagraph"/>
        <w:numPr>
          <w:ilvl w:val="0"/>
          <w:numId w:val="24"/>
        </w:numPr>
        <w:spacing w:line="240" w:lineRule="auto"/>
        <w:rPr>
          <w:lang w:val="en-GB"/>
        </w:rPr>
      </w:pPr>
      <w:r w:rsidRPr="00A7584B">
        <w:rPr>
          <w:lang w:val="en-GB"/>
        </w:rPr>
        <w:lastRenderedPageBreak/>
        <w:t>extend a validation check to include new features, conditions, etc., in a way that requires validation software manufacturers to change their software.</w:t>
      </w:r>
    </w:p>
    <w:p w14:paraId="3C5F66C4" w14:textId="3F692AA3" w:rsidR="00361970" w:rsidRPr="00A7584B" w:rsidRDefault="00361970" w:rsidP="00361970">
      <w:pPr>
        <w:spacing w:after="120" w:line="240" w:lineRule="auto"/>
        <w:rPr>
          <w:lang w:val="en-GB"/>
        </w:rPr>
      </w:pPr>
      <w:r w:rsidRPr="00A7584B">
        <w:rPr>
          <w:lang w:val="en-GB"/>
        </w:rPr>
        <w:t>New Editions are likely to require validation software manufacturers to change their software or invalidate datasets which passed validation according to the previous Edition of S-158:</w:t>
      </w:r>
      <w:r>
        <w:rPr>
          <w:lang w:val="en-GB"/>
        </w:rPr>
        <w:t>98</w:t>
      </w:r>
      <w:r w:rsidRPr="00A7584B">
        <w:rPr>
          <w:lang w:val="en-GB"/>
        </w:rPr>
        <w:t>.</w:t>
      </w:r>
    </w:p>
    <w:p w14:paraId="32F6319D" w14:textId="77777777" w:rsidR="00361970" w:rsidRPr="00CF30EA" w:rsidRDefault="00361970" w:rsidP="00361970">
      <w:pPr>
        <w:spacing w:after="120" w:line="240" w:lineRule="auto"/>
        <w:rPr>
          <w:lang w:val="en-GB"/>
        </w:rPr>
      </w:pPr>
      <w:r w:rsidRPr="00A7584B">
        <w:rPr>
          <w:lang w:val="en-GB"/>
        </w:rPr>
        <w:t>All cumulative revisions and clarifications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36D1E726" w14:textId="7D1DCF81" w:rsidR="00361970" w:rsidRPr="00A7584B" w:rsidRDefault="00361970" w:rsidP="00361970">
      <w:pPr>
        <w:spacing w:after="120" w:line="240" w:lineRule="auto"/>
        <w:rPr>
          <w:lang w:val="en-GB"/>
        </w:rPr>
      </w:pPr>
      <w:r w:rsidRPr="00A7584B">
        <w:rPr>
          <w:lang w:val="en-GB"/>
        </w:rPr>
        <w:t>Revisions are defined as substantive semantic changes to S-158:</w:t>
      </w:r>
      <w:r>
        <w:rPr>
          <w:lang w:val="en-GB"/>
        </w:rPr>
        <w:t>98</w:t>
      </w:r>
      <w:r w:rsidRPr="00A7584B">
        <w:rPr>
          <w:lang w:val="en-GB"/>
        </w:rPr>
        <w:t>. Typically, revisions will change S-158:</w:t>
      </w:r>
      <w:r>
        <w:rPr>
          <w:lang w:val="en-GB"/>
        </w:rPr>
        <w:t>98</w:t>
      </w:r>
      <w:r w:rsidRPr="00A7584B">
        <w:rPr>
          <w:lang w:val="en-GB"/>
        </w:rPr>
        <w:t xml:space="preserve"> to correct factual errors or introduce necessary changes that have become evident as a result of practical experience or changing circumstances. Revisions include corrections of misinterpretations of S-</w:t>
      </w:r>
      <w:r>
        <w:rPr>
          <w:lang w:val="en-GB"/>
        </w:rPr>
        <w:t>98</w:t>
      </w:r>
      <w:r w:rsidR="00053FC2">
        <w:rPr>
          <w:lang w:val="en-GB"/>
        </w:rPr>
        <w:t>, corrections of misinterpretations</w:t>
      </w:r>
      <w:r w:rsidR="00517A18">
        <w:rPr>
          <w:lang w:val="en-GB"/>
        </w:rPr>
        <w:t xml:space="preserve"> </w:t>
      </w:r>
      <w:r w:rsidR="00D245E8">
        <w:rPr>
          <w:lang w:val="en-GB"/>
        </w:rPr>
        <w:t>o</w:t>
      </w:r>
      <w:r w:rsidR="00053FC2">
        <w:rPr>
          <w:lang w:val="en-GB"/>
        </w:rPr>
        <w:t>f</w:t>
      </w:r>
      <w:r w:rsidR="00517A18">
        <w:rPr>
          <w:lang w:val="en-GB"/>
        </w:rPr>
        <w:t xml:space="preserve"> any of the Product Specifications within </w:t>
      </w:r>
      <w:r w:rsidR="00D245E8">
        <w:rPr>
          <w:lang w:val="en-GB"/>
        </w:rPr>
        <w:t>its</w:t>
      </w:r>
      <w:r w:rsidR="00053FC2">
        <w:rPr>
          <w:lang w:val="en-GB"/>
        </w:rPr>
        <w:t xml:space="preserve"> scope (cf. clause </w:t>
      </w:r>
      <w:r w:rsidR="00053FC2">
        <w:rPr>
          <w:lang w:val="en-GB"/>
        </w:rPr>
        <w:fldChar w:fldCharType="begin"/>
      </w:r>
      <w:r w:rsidR="00053FC2">
        <w:rPr>
          <w:lang w:val="en-GB"/>
        </w:rPr>
        <w:instrText xml:space="preserve"> REF _Ref180950021 \r \h </w:instrText>
      </w:r>
      <w:r w:rsidR="00053FC2">
        <w:rPr>
          <w:lang w:val="en-GB"/>
        </w:rPr>
      </w:r>
      <w:r w:rsidR="00053FC2">
        <w:rPr>
          <w:lang w:val="en-GB"/>
        </w:rPr>
        <w:fldChar w:fldCharType="separate"/>
      </w:r>
      <w:r w:rsidR="00053FC2">
        <w:rPr>
          <w:lang w:val="en-GB"/>
        </w:rPr>
        <w:t>1.1</w:t>
      </w:r>
      <w:r w:rsidR="00053FC2">
        <w:rPr>
          <w:lang w:val="en-GB"/>
        </w:rPr>
        <w:fldChar w:fldCharType="end"/>
      </w:r>
      <w:r w:rsidR="00053FC2">
        <w:rPr>
          <w:lang w:val="en-GB"/>
        </w:rPr>
        <w:t>)</w:t>
      </w:r>
      <w:r w:rsidR="00517A18">
        <w:rPr>
          <w:lang w:val="en-GB"/>
        </w:rPr>
        <w:t>,</w:t>
      </w:r>
      <w:r w:rsidRPr="00A7584B">
        <w:rPr>
          <w:lang w:val="en-GB"/>
        </w:rPr>
        <w:t xml:space="preserve"> or extensions to checks that do not require changes to validation software.</w:t>
      </w:r>
    </w:p>
    <w:p w14:paraId="15AEC3FC" w14:textId="61A2781F" w:rsidR="00361970" w:rsidRPr="00CF30EA" w:rsidRDefault="00361970" w:rsidP="00423EF0">
      <w:pPr>
        <w:spacing w:after="120" w:line="240" w:lineRule="auto"/>
        <w:rPr>
          <w:lang w:val="en-GB"/>
        </w:rPr>
      </w:pPr>
      <w:r w:rsidRPr="00A7584B">
        <w:rPr>
          <w:lang w:val="en-GB"/>
        </w:rPr>
        <w:t>A revision must not be classified as a clarification. All cumulative clarifications must be included with the release of approved revisions.</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5D66BF6F" w14:textId="714A7719" w:rsidR="00361970" w:rsidRPr="00361970" w:rsidRDefault="00361970" w:rsidP="00361970">
      <w:pPr>
        <w:spacing w:after="120" w:line="240" w:lineRule="auto"/>
        <w:rPr>
          <w:lang w:val="en-GB"/>
        </w:rPr>
      </w:pPr>
      <w:r w:rsidRPr="00361970">
        <w:rPr>
          <w:lang w:val="en-GB"/>
        </w:rPr>
        <w:t>Clarifications are changes to S-158:</w:t>
      </w:r>
      <w:r>
        <w:rPr>
          <w:lang w:val="en-GB"/>
        </w:rPr>
        <w:t>98</w:t>
      </w:r>
      <w:r w:rsidRPr="00361970">
        <w:rPr>
          <w:lang w:val="en-GB"/>
        </w:rPr>
        <w:t xml:space="preserve"> arising from non-substantive reasons.</w:t>
      </w:r>
    </w:p>
    <w:p w14:paraId="411C8B13" w14:textId="48D94A89" w:rsidR="00361970" w:rsidRDefault="00361970" w:rsidP="00361970">
      <w:pPr>
        <w:spacing w:after="120" w:line="240" w:lineRule="auto"/>
        <w:rPr>
          <w:lang w:val="en-GB"/>
        </w:rPr>
      </w:pPr>
      <w:r w:rsidRPr="00361970">
        <w:rPr>
          <w:lang w:val="en-GB"/>
        </w:rPr>
        <w:t>Typically clarifications for non-substantive reasons remove ambiguity; correct grammatical and spelling errors; amend or update cross references; revise check messages or clarify check descriptions without requiring manufacturers to change their software.</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5580A119" w:rsidR="00973152" w:rsidRPr="00CF30EA" w:rsidRDefault="008F5A40" w:rsidP="00AB1767">
      <w:pPr>
        <w:spacing w:after="120" w:line="240" w:lineRule="auto"/>
        <w:rPr>
          <w:lang w:val="en-GB"/>
        </w:rPr>
      </w:pPr>
      <w:r w:rsidRPr="00CF30EA">
        <w:rPr>
          <w:lang w:val="en-GB"/>
        </w:rPr>
        <w:t>The associated version control numbering to identify changes (</w:t>
      </w:r>
      <w:r w:rsidR="004B699E">
        <w:rPr>
          <w:lang w:val="en-GB"/>
        </w:rPr>
        <w:t xml:space="preserve">boldface </w:t>
      </w:r>
      <w:r w:rsidRPr="00821AF8">
        <w:rPr>
          <w:b/>
          <w:bCs/>
          <w:lang w:val="en-GB"/>
        </w:rPr>
        <w:t>n</w:t>
      </w:r>
      <w:r w:rsidRPr="00CF30EA">
        <w:rPr>
          <w:lang w:val="en-GB"/>
        </w:rPr>
        <w:t xml:space="preserve">) to </w:t>
      </w:r>
      <w:r w:rsidR="00E938FE">
        <w:rPr>
          <w:lang w:val="en-GB"/>
        </w:rPr>
        <w:t>S-158:</w:t>
      </w:r>
      <w:r w:rsidR="00A44874">
        <w:rPr>
          <w:lang w:val="en-GB"/>
        </w:rPr>
        <w:t>98</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41E9966" w14:textId="5F01F6F1" w:rsidR="00861E96" w:rsidRDefault="00861E96" w:rsidP="00611211">
      <w:pPr>
        <w:pStyle w:val="Heading1"/>
        <w:rPr>
          <w:lang w:val="en-GB"/>
        </w:rPr>
      </w:pPr>
      <w:bookmarkStart w:id="223" w:name="_Toc191347222"/>
      <w:r>
        <w:rPr>
          <w:lang w:val="en-GB"/>
        </w:rPr>
        <w:t>Check Structure</w:t>
      </w:r>
      <w:bookmarkEnd w:id="223"/>
    </w:p>
    <w:p w14:paraId="0296BAF2" w14:textId="42B10D74" w:rsidR="00E735DA" w:rsidRDefault="00964AB6" w:rsidP="003E0544">
      <w:pPr>
        <w:tabs>
          <w:tab w:val="left" w:pos="1701"/>
        </w:tabs>
        <w:spacing w:after="120" w:line="240" w:lineRule="auto"/>
        <w:rPr>
          <w:lang w:val="en-GB"/>
        </w:rPr>
      </w:pPr>
      <w:r>
        <w:rPr>
          <w:lang w:val="en-GB"/>
        </w:rPr>
        <w:t xml:space="preserve">Check structure in </w:t>
      </w:r>
      <w:r w:rsidR="00E938FE">
        <w:rPr>
          <w:lang w:val="en-GB"/>
        </w:rPr>
        <w:t>S-158:</w:t>
      </w:r>
      <w:r w:rsidR="00A44874">
        <w:rPr>
          <w:lang w:val="en-GB"/>
        </w:rPr>
        <w:t>98</w:t>
      </w:r>
      <w:r>
        <w:rPr>
          <w:lang w:val="en-GB"/>
        </w:rPr>
        <w:t xml:space="preserve"> includes the fields specified in S-158</w:t>
      </w:r>
      <w:r w:rsidR="0010055A">
        <w:rPr>
          <w:lang w:val="en-GB"/>
        </w:rPr>
        <w:t xml:space="preserve"> </w:t>
      </w:r>
      <w:r w:rsidR="00A15C47">
        <w:rPr>
          <w:lang w:val="en-GB"/>
        </w:rPr>
        <w:t>plus</w:t>
      </w:r>
      <w:r w:rsidR="0010055A">
        <w:rPr>
          <w:lang w:val="en-GB"/>
        </w:rPr>
        <w:t xml:space="preserve"> the additional fields</w:t>
      </w:r>
      <w:r w:rsidR="00A15C47">
        <w:rPr>
          <w:lang w:val="en-GB"/>
        </w:rPr>
        <w:t xml:space="preserve"> specified in </w:t>
      </w:r>
      <w:r w:rsidR="00A15C47">
        <w:rPr>
          <w:lang w:val="en-GB"/>
        </w:rPr>
        <w:fldChar w:fldCharType="begin"/>
      </w:r>
      <w:r w:rsidR="00A15C47">
        <w:rPr>
          <w:lang w:val="en-GB"/>
        </w:rPr>
        <w:instrText xml:space="preserve"> REF _Ref179907861 \h </w:instrText>
      </w:r>
      <w:r w:rsidR="00A15C47">
        <w:rPr>
          <w:lang w:val="en-GB"/>
        </w:rPr>
      </w:r>
      <w:r w:rsidR="00A15C47">
        <w:rPr>
          <w:lang w:val="en-GB"/>
        </w:rPr>
        <w:fldChar w:fldCharType="separate"/>
      </w:r>
      <w:r w:rsidR="00A15C47">
        <w:t xml:space="preserve">Table </w:t>
      </w:r>
      <w:r w:rsidR="00A15C47">
        <w:rPr>
          <w:noProof/>
        </w:rPr>
        <w:t>2</w:t>
      </w:r>
      <w:r w:rsidR="00A15C47">
        <w:t>-</w:t>
      </w:r>
      <w:r w:rsidR="00A15C47">
        <w:rPr>
          <w:noProof/>
        </w:rPr>
        <w:t>1</w:t>
      </w:r>
      <w:r w:rsidR="00A15C47">
        <w:rPr>
          <w:lang w:val="en-GB"/>
        </w:rPr>
        <w:fldChar w:fldCharType="end"/>
      </w:r>
      <w:r w:rsidR="00A15C47">
        <w:rPr>
          <w:lang w:val="en-GB"/>
        </w:rPr>
        <w:t>.</w:t>
      </w:r>
    </w:p>
    <w:p w14:paraId="1783ED61" w14:textId="44BD420C" w:rsidR="004F2E58" w:rsidRDefault="004F2E58" w:rsidP="003E0544">
      <w:pPr>
        <w:tabs>
          <w:tab w:val="left" w:pos="1701"/>
        </w:tabs>
        <w:spacing w:after="120" w:line="240" w:lineRule="auto"/>
        <w:rPr>
          <w:lang w:val="en-GB"/>
        </w:rPr>
      </w:pPr>
      <w:r>
        <w:rPr>
          <w:lang w:val="en-GB"/>
        </w:rPr>
        <w:t>The optional “Data Quality Measure” column is not used in S-158:98.</w:t>
      </w:r>
    </w:p>
    <w:p w14:paraId="5FA79E29" w14:textId="220E0EF5" w:rsidR="00A15C47" w:rsidRDefault="00A15C47" w:rsidP="00D80E53">
      <w:pPr>
        <w:pStyle w:val="Caption"/>
        <w:keepNext/>
      </w:pPr>
      <w:bookmarkStart w:id="224" w:name="_Ref179907861"/>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1</w:t>
      </w:r>
      <w:r>
        <w:fldChar w:fldCharType="end"/>
      </w:r>
      <w:bookmarkEnd w:id="224"/>
      <w:r>
        <w:t xml:space="preserve"> - Extensions to check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205"/>
        <w:gridCol w:w="6811"/>
      </w:tblGrid>
      <w:tr w:rsidR="00617ECB" w:rsidRPr="0089778F" w14:paraId="017C545F" w14:textId="77777777" w:rsidTr="00AC4051">
        <w:trPr>
          <w:cantSplit/>
          <w:tblHeader/>
        </w:trPr>
        <w:tc>
          <w:tcPr>
            <w:tcW w:w="1223" w:type="pct"/>
            <w:shd w:val="clear" w:color="auto" w:fill="D9D9D9"/>
          </w:tcPr>
          <w:p w14:paraId="3348BD62" w14:textId="77777777" w:rsidR="00617ECB" w:rsidRPr="0089778F" w:rsidRDefault="00617ECB" w:rsidP="00AC4051">
            <w:pPr>
              <w:tabs>
                <w:tab w:val="left" w:pos="1701"/>
              </w:tabs>
              <w:spacing w:after="120" w:line="240" w:lineRule="auto"/>
              <w:rPr>
                <w:b/>
                <w:bCs/>
              </w:rPr>
            </w:pPr>
            <w:r w:rsidRPr="0089778F">
              <w:rPr>
                <w:b/>
                <w:bCs/>
              </w:rPr>
              <w:t>Column</w:t>
            </w:r>
            <w:r>
              <w:rPr>
                <w:b/>
                <w:bCs/>
              </w:rPr>
              <w:t xml:space="preserve"> Name</w:t>
            </w:r>
          </w:p>
        </w:tc>
        <w:tc>
          <w:tcPr>
            <w:tcW w:w="3777" w:type="pct"/>
            <w:shd w:val="clear" w:color="auto" w:fill="D9D9D9"/>
          </w:tcPr>
          <w:p w14:paraId="08961A51" w14:textId="77777777" w:rsidR="00617ECB" w:rsidRPr="0089778F" w:rsidRDefault="00617ECB" w:rsidP="00AC4051">
            <w:pPr>
              <w:tabs>
                <w:tab w:val="left" w:pos="1701"/>
              </w:tabs>
              <w:spacing w:after="120" w:line="240" w:lineRule="auto"/>
              <w:rPr>
                <w:b/>
                <w:bCs/>
              </w:rPr>
            </w:pPr>
            <w:r w:rsidRPr="0089778F">
              <w:rPr>
                <w:b/>
                <w:bCs/>
              </w:rPr>
              <w:t>Description</w:t>
            </w:r>
          </w:p>
        </w:tc>
      </w:tr>
      <w:tr w:rsidR="00617ECB" w:rsidRPr="0089778F" w14:paraId="085AB7E5" w14:textId="77777777" w:rsidTr="00AC4051">
        <w:trPr>
          <w:cantSplit/>
        </w:trPr>
        <w:tc>
          <w:tcPr>
            <w:tcW w:w="1223" w:type="pct"/>
          </w:tcPr>
          <w:p w14:paraId="19BD63CE" w14:textId="1D5DFF06" w:rsidR="00617ECB" w:rsidRPr="0089778F" w:rsidRDefault="00F6147E" w:rsidP="00AC4051">
            <w:pPr>
              <w:tabs>
                <w:tab w:val="left" w:pos="1701"/>
              </w:tabs>
              <w:spacing w:after="120" w:line="240" w:lineRule="auto"/>
            </w:pPr>
            <w:r>
              <w:t>Products</w:t>
            </w:r>
          </w:p>
        </w:tc>
        <w:tc>
          <w:tcPr>
            <w:tcW w:w="3777" w:type="pct"/>
          </w:tcPr>
          <w:p w14:paraId="59901AA3" w14:textId="393A17AD" w:rsidR="00617ECB" w:rsidRPr="0089778F" w:rsidRDefault="00101242" w:rsidP="00863F64">
            <w:pPr>
              <w:tabs>
                <w:tab w:val="left" w:pos="1701"/>
              </w:tabs>
              <w:spacing w:after="120" w:line="240" w:lineRule="auto"/>
            </w:pPr>
            <w:r>
              <w:t>The data products to which the validation check applies.</w:t>
            </w:r>
          </w:p>
        </w:tc>
      </w:tr>
      <w:tr w:rsidR="00863F64" w:rsidRPr="0089778F" w14:paraId="5CDD9C97" w14:textId="77777777" w:rsidTr="00AC4051">
        <w:trPr>
          <w:cantSplit/>
        </w:trPr>
        <w:tc>
          <w:tcPr>
            <w:tcW w:w="1223" w:type="pct"/>
          </w:tcPr>
          <w:p w14:paraId="5A67ECA6" w14:textId="04AB0811" w:rsidR="00863F64" w:rsidRDefault="00101242" w:rsidP="00AC4051">
            <w:pPr>
              <w:tabs>
                <w:tab w:val="left" w:pos="1701"/>
              </w:tabs>
              <w:spacing w:after="120" w:line="240" w:lineRule="auto"/>
            </w:pPr>
            <w:r>
              <w:t>Inputs</w:t>
            </w:r>
          </w:p>
        </w:tc>
        <w:tc>
          <w:tcPr>
            <w:tcW w:w="3777" w:type="pct"/>
          </w:tcPr>
          <w:p w14:paraId="5FEE87D3" w14:textId="486D4E3E" w:rsidR="00207BCC" w:rsidRDefault="00101242" w:rsidP="00863F64">
            <w:pPr>
              <w:tabs>
                <w:tab w:val="left" w:pos="1701"/>
              </w:tabs>
              <w:spacing w:after="120" w:line="240" w:lineRule="auto"/>
            </w:pPr>
            <w:r>
              <w:t>The product component (for example, dataset, exchange set, exchange catalogue file, etc.) to which the check is applied.</w:t>
            </w:r>
          </w:p>
        </w:tc>
      </w:tr>
      <w:tr w:rsidR="00C80323" w:rsidRPr="0089778F" w14:paraId="7329D3BA" w14:textId="77777777" w:rsidTr="00AC4051">
        <w:trPr>
          <w:cantSplit/>
        </w:trPr>
        <w:tc>
          <w:tcPr>
            <w:tcW w:w="1223" w:type="pct"/>
          </w:tcPr>
          <w:p w14:paraId="44C9DD61" w14:textId="04F62C50" w:rsidR="00C80323" w:rsidRDefault="00C80323" w:rsidP="00AC4051">
            <w:pPr>
              <w:tabs>
                <w:tab w:val="left" w:pos="1701"/>
              </w:tabs>
              <w:spacing w:after="120" w:line="240" w:lineRule="auto"/>
            </w:pPr>
            <w:r>
              <w:t>Linked Table</w:t>
            </w:r>
          </w:p>
        </w:tc>
        <w:tc>
          <w:tcPr>
            <w:tcW w:w="3777" w:type="pct"/>
          </w:tcPr>
          <w:p w14:paraId="0F3EB170" w14:textId="2042FE14" w:rsidR="00C80323" w:rsidRDefault="00C80323" w:rsidP="00C80323">
            <w:pPr>
              <w:tabs>
                <w:tab w:val="left" w:pos="1701"/>
              </w:tabs>
              <w:spacing w:after="120" w:line="240" w:lineRule="auto"/>
            </w:pPr>
            <w:r>
              <w:t>A reference to a table where additional information referenced in the check description is provided.</w:t>
            </w:r>
          </w:p>
        </w:tc>
      </w:tr>
    </w:tbl>
    <w:p w14:paraId="74EBBB86" w14:textId="77777777" w:rsidR="0010055A" w:rsidRDefault="0010055A" w:rsidP="003E0544">
      <w:pPr>
        <w:tabs>
          <w:tab w:val="left" w:pos="1701"/>
        </w:tabs>
        <w:spacing w:after="120" w:line="240" w:lineRule="auto"/>
        <w:rPr>
          <w:lang w:val="en-GB"/>
        </w:rPr>
      </w:pPr>
    </w:p>
    <w:p w14:paraId="0444892B" w14:textId="1716C14A" w:rsidR="00B14B0E" w:rsidRDefault="00B14B0E" w:rsidP="00611211">
      <w:pPr>
        <w:pStyle w:val="Heading1"/>
        <w:rPr>
          <w:lang w:val="en-GB"/>
        </w:rPr>
      </w:pPr>
      <w:bookmarkStart w:id="225" w:name="_Ref172572327"/>
      <w:bookmarkStart w:id="226" w:name="_Toc191347223"/>
      <w:r>
        <w:rPr>
          <w:lang w:val="en-GB"/>
        </w:rPr>
        <w:t>Check Syntax</w:t>
      </w:r>
      <w:bookmarkEnd w:id="225"/>
      <w:bookmarkEnd w:id="226"/>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Heading1"/>
        <w:rPr>
          <w:lang w:val="en-GB"/>
        </w:rPr>
      </w:pPr>
      <w:bookmarkStart w:id="227" w:name="_Ref179908070"/>
      <w:bookmarkStart w:id="228" w:name="_Toc191347224"/>
      <w:r>
        <w:rPr>
          <w:lang w:val="en-GB"/>
        </w:rPr>
        <w:lastRenderedPageBreak/>
        <w:t>Organisation</w:t>
      </w:r>
      <w:bookmarkEnd w:id="227"/>
      <w:bookmarkEnd w:id="228"/>
    </w:p>
    <w:p w14:paraId="76A667AF" w14:textId="1D0BFC32" w:rsidR="002C7023" w:rsidRDefault="002C7023" w:rsidP="00D76F20">
      <w:pPr>
        <w:tabs>
          <w:tab w:val="left" w:pos="1701"/>
        </w:tabs>
        <w:spacing w:line="240" w:lineRule="auto"/>
        <w:rPr>
          <w:lang w:val="en-GB"/>
        </w:rPr>
      </w:pPr>
      <w:r>
        <w:rPr>
          <w:lang w:val="en-GB"/>
        </w:rPr>
        <w:t xml:space="preserve">The list of validation checks for this edition of </w:t>
      </w:r>
      <w:r w:rsidR="00E938FE">
        <w:rPr>
          <w:lang w:val="en-GB"/>
        </w:rPr>
        <w:t>S-158:</w:t>
      </w:r>
      <w:r w:rsidR="00A44874">
        <w:rPr>
          <w:lang w:val="en-GB"/>
        </w:rPr>
        <w:t>98</w:t>
      </w:r>
      <w:r>
        <w:rPr>
          <w:lang w:val="en-GB"/>
        </w:rPr>
        <w:t xml:space="preserve"> is available separately (see clause </w:t>
      </w:r>
      <w:r w:rsidR="00E735DA">
        <w:rPr>
          <w:lang w:val="en-GB"/>
        </w:rPr>
        <w:fldChar w:fldCharType="begin"/>
      </w:r>
      <w:r w:rsidR="00E735DA">
        <w:rPr>
          <w:lang w:val="en-GB"/>
        </w:rPr>
        <w:instrText xml:space="preserve"> REF _Ref179553447 \r \h </w:instrText>
      </w:r>
      <w:r w:rsidR="00E735DA">
        <w:rPr>
          <w:lang w:val="en-GB"/>
        </w:rPr>
      </w:r>
      <w:r w:rsidR="00E735DA">
        <w:rPr>
          <w:lang w:val="en-GB"/>
        </w:rPr>
        <w:fldChar w:fldCharType="separate"/>
      </w:r>
      <w:r w:rsidR="00E735DA">
        <w:rPr>
          <w:lang w:val="en-GB"/>
        </w:rPr>
        <w:t>9</w:t>
      </w:r>
      <w:r w:rsidR="00E735DA">
        <w:rPr>
          <w:lang w:val="en-GB"/>
        </w:rPr>
        <w:fldChar w:fldCharType="end"/>
      </w:r>
      <w:r>
        <w:rPr>
          <w:lang w:val="en-GB"/>
        </w:rPr>
        <w:t>). The list of checks accompanies this specification and forms an integral part of it.</w:t>
      </w:r>
    </w:p>
    <w:p w14:paraId="71522199" w14:textId="23CBF9DE" w:rsidR="00D9751F" w:rsidRDefault="00D9751F" w:rsidP="00D76F20">
      <w:pPr>
        <w:tabs>
          <w:tab w:val="left" w:pos="1701"/>
        </w:tabs>
        <w:spacing w:line="240" w:lineRule="auto"/>
        <w:rPr>
          <w:lang w:val="en-GB"/>
        </w:rPr>
      </w:pPr>
      <w:r>
        <w:rPr>
          <w:lang w:val="en-GB"/>
        </w:rPr>
        <w:t xml:space="preserve">The numeric component of the check ID is a 4-digit number whose first digit indicates the phase to which the check belongs (see </w:t>
      </w:r>
      <w:r w:rsidR="00D915DD">
        <w:rPr>
          <w:lang w:val="en-GB"/>
        </w:rPr>
        <w:fldChar w:fldCharType="begin"/>
      </w:r>
      <w:r w:rsidR="00D915DD">
        <w:rPr>
          <w:lang w:val="en-GB"/>
        </w:rPr>
        <w:instrText xml:space="preserve"> REF _Ref180361958 \h </w:instrText>
      </w:r>
      <w:r w:rsidR="00D915DD">
        <w:rPr>
          <w:lang w:val="en-GB"/>
        </w:rPr>
      </w:r>
      <w:r w:rsidR="00D915DD">
        <w:rPr>
          <w:lang w:val="en-GB"/>
        </w:rPr>
        <w:fldChar w:fldCharType="separate"/>
      </w:r>
      <w:r w:rsidR="00D915DD">
        <w:t xml:space="preserve">Table </w:t>
      </w:r>
      <w:r w:rsidR="00D915DD">
        <w:rPr>
          <w:noProof/>
        </w:rPr>
        <w:t>4</w:t>
      </w:r>
      <w:r w:rsidR="00D915DD">
        <w:t>-</w:t>
      </w:r>
      <w:r w:rsidR="00D915DD">
        <w:rPr>
          <w:noProof/>
        </w:rPr>
        <w:t>1</w:t>
      </w:r>
      <w:r w:rsidR="00D915DD">
        <w:rPr>
          <w:lang w:val="en-GB"/>
        </w:rPr>
        <w:fldChar w:fldCharType="end"/>
      </w:r>
      <w:r w:rsidR="00D915DD">
        <w:rPr>
          <w:lang w:val="en-GB"/>
        </w:rPr>
        <w:t xml:space="preserve"> </w:t>
      </w:r>
      <w:r>
        <w:rPr>
          <w:lang w:val="en-GB"/>
        </w:rPr>
        <w:t>below).</w:t>
      </w:r>
    </w:p>
    <w:p w14:paraId="057696E6" w14:textId="58084806" w:rsidR="00D915DD" w:rsidRDefault="00D915DD" w:rsidP="00D915DD">
      <w:pPr>
        <w:pStyle w:val="Caption"/>
        <w:keepNext/>
      </w:pPr>
      <w:bookmarkStart w:id="229" w:name="_Ref180361958"/>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1</w:t>
      </w:r>
      <w:r>
        <w:fldChar w:fldCharType="end"/>
      </w:r>
      <w:bookmarkEnd w:id="229"/>
      <w:r>
        <w:t xml:space="preserve"> - </w:t>
      </w:r>
      <w:r w:rsidR="00101242">
        <w:t xml:space="preserve">Categories </w:t>
      </w:r>
      <w:r>
        <w:t xml:space="preserve">of </w:t>
      </w:r>
      <w:r w:rsidR="00101242">
        <w:t>data product interoperability</w:t>
      </w:r>
      <w:r>
        <w:t xml:space="preserve"> checks</w:t>
      </w:r>
    </w:p>
    <w:tbl>
      <w:tblPr>
        <w:tblStyle w:val="TableGrid"/>
        <w:tblW w:w="0" w:type="auto"/>
        <w:tblLook w:val="04A0" w:firstRow="1" w:lastRow="0" w:firstColumn="1" w:lastColumn="0" w:noHBand="0" w:noVBand="1"/>
      </w:tblPr>
      <w:tblGrid>
        <w:gridCol w:w="806"/>
        <w:gridCol w:w="1889"/>
        <w:gridCol w:w="1980"/>
        <w:gridCol w:w="4341"/>
      </w:tblGrid>
      <w:tr w:rsidR="00101242" w:rsidRPr="0026025C" w14:paraId="4BEA0083" w14:textId="77777777" w:rsidTr="002D7F4A">
        <w:trPr>
          <w:cantSplit/>
          <w:tblHeader/>
        </w:trPr>
        <w:tc>
          <w:tcPr>
            <w:tcW w:w="806" w:type="dxa"/>
            <w:shd w:val="clear" w:color="auto" w:fill="D9D9D9" w:themeFill="background1" w:themeFillShade="D9"/>
          </w:tcPr>
          <w:p w14:paraId="2F43B375" w14:textId="77777777" w:rsidR="001D22C1" w:rsidRPr="00D80E53" w:rsidRDefault="001D22C1" w:rsidP="00684F58">
            <w:pPr>
              <w:spacing w:after="120" w:line="240" w:lineRule="auto"/>
              <w:rPr>
                <w:b/>
                <w:bCs/>
                <w:lang w:val="en-GB"/>
              </w:rPr>
            </w:pPr>
            <w:r w:rsidRPr="00D80E53">
              <w:rPr>
                <w:b/>
                <w:bCs/>
                <w:lang w:val="en-GB"/>
              </w:rPr>
              <w:t>Phase</w:t>
            </w:r>
          </w:p>
        </w:tc>
        <w:tc>
          <w:tcPr>
            <w:tcW w:w="1889" w:type="dxa"/>
            <w:shd w:val="clear" w:color="auto" w:fill="D9D9D9" w:themeFill="background1" w:themeFillShade="D9"/>
          </w:tcPr>
          <w:p w14:paraId="03768F86" w14:textId="03E63E7B" w:rsidR="001D22C1" w:rsidRPr="00D80E53" w:rsidRDefault="001D22C1" w:rsidP="00684F58">
            <w:pPr>
              <w:spacing w:after="120" w:line="240" w:lineRule="auto"/>
              <w:rPr>
                <w:b/>
                <w:bCs/>
                <w:lang w:val="en-GB"/>
              </w:rPr>
            </w:pPr>
            <w:r w:rsidRPr="00D80E53">
              <w:rPr>
                <w:b/>
                <w:bCs/>
                <w:lang w:val="en-GB"/>
              </w:rPr>
              <w:t>Check Numbers</w:t>
            </w:r>
          </w:p>
        </w:tc>
        <w:tc>
          <w:tcPr>
            <w:tcW w:w="1980" w:type="dxa"/>
            <w:shd w:val="clear" w:color="auto" w:fill="D9D9D9" w:themeFill="background1" w:themeFillShade="D9"/>
          </w:tcPr>
          <w:p w14:paraId="53484E11" w14:textId="2AA47DB0" w:rsidR="001D22C1" w:rsidRPr="00D80E53" w:rsidRDefault="001D22C1" w:rsidP="00684F58">
            <w:pPr>
              <w:spacing w:after="120" w:line="240" w:lineRule="auto"/>
              <w:rPr>
                <w:b/>
                <w:bCs/>
                <w:lang w:val="en-GB"/>
              </w:rPr>
            </w:pPr>
            <w:r w:rsidRPr="00D80E53">
              <w:rPr>
                <w:b/>
                <w:bCs/>
                <w:lang w:val="en-GB"/>
              </w:rPr>
              <w:t>Name</w:t>
            </w:r>
          </w:p>
        </w:tc>
        <w:tc>
          <w:tcPr>
            <w:tcW w:w="4341" w:type="dxa"/>
            <w:shd w:val="clear" w:color="auto" w:fill="D9D9D9" w:themeFill="background1" w:themeFillShade="D9"/>
          </w:tcPr>
          <w:p w14:paraId="17E7D5B8" w14:textId="77777777" w:rsidR="001D22C1" w:rsidRPr="00D80E53" w:rsidRDefault="001D22C1" w:rsidP="00684F58">
            <w:pPr>
              <w:spacing w:after="120" w:line="240" w:lineRule="auto"/>
              <w:rPr>
                <w:b/>
                <w:bCs/>
                <w:lang w:val="en-GB"/>
              </w:rPr>
            </w:pPr>
            <w:r w:rsidRPr="00D80E53">
              <w:rPr>
                <w:b/>
                <w:bCs/>
                <w:lang w:val="en-GB"/>
              </w:rPr>
              <w:t>Description</w:t>
            </w:r>
          </w:p>
        </w:tc>
      </w:tr>
      <w:tr w:rsidR="002D7F4A" w:rsidRPr="0026025C" w14:paraId="67855A4A" w14:textId="77777777" w:rsidTr="002D7F4A">
        <w:trPr>
          <w:cantSplit/>
        </w:trPr>
        <w:tc>
          <w:tcPr>
            <w:tcW w:w="806" w:type="dxa"/>
          </w:tcPr>
          <w:p w14:paraId="6B227D3A" w14:textId="77777777" w:rsidR="00101242" w:rsidRPr="0026025C" w:rsidRDefault="00101242" w:rsidP="00684F58">
            <w:pPr>
              <w:spacing w:after="120" w:line="240" w:lineRule="auto"/>
              <w:rPr>
                <w:lang w:val="en-GB"/>
              </w:rPr>
            </w:pPr>
            <w:r w:rsidRPr="0026025C">
              <w:rPr>
                <w:lang w:val="en-GB"/>
              </w:rPr>
              <w:t>1</w:t>
            </w:r>
          </w:p>
        </w:tc>
        <w:tc>
          <w:tcPr>
            <w:tcW w:w="1889" w:type="dxa"/>
          </w:tcPr>
          <w:p w14:paraId="44EFF838" w14:textId="15DF214E" w:rsidR="00101242" w:rsidRPr="0026025C" w:rsidRDefault="00101242" w:rsidP="00684F58">
            <w:pPr>
              <w:spacing w:after="120" w:line="240" w:lineRule="auto"/>
              <w:jc w:val="left"/>
              <w:rPr>
                <w:lang w:val="en-GB"/>
              </w:rPr>
            </w:pPr>
            <w:r>
              <w:rPr>
                <w:lang w:val="en-GB"/>
              </w:rPr>
              <w:t>98_</w:t>
            </w:r>
            <w:r w:rsidR="006D5701">
              <w:rPr>
                <w:lang w:val="en-GB"/>
              </w:rPr>
              <w:t>1</w:t>
            </w:r>
            <w:r>
              <w:rPr>
                <w:lang w:val="en-GB"/>
              </w:rPr>
              <w:t>xxx</w:t>
            </w:r>
          </w:p>
        </w:tc>
        <w:tc>
          <w:tcPr>
            <w:tcW w:w="1980" w:type="dxa"/>
          </w:tcPr>
          <w:p w14:paraId="252AF988" w14:textId="383807A8" w:rsidR="00101242" w:rsidRPr="0026025C" w:rsidRDefault="00101242" w:rsidP="00684F58">
            <w:pPr>
              <w:spacing w:after="120" w:line="240" w:lineRule="auto"/>
              <w:jc w:val="left"/>
              <w:rPr>
                <w:lang w:val="en-GB"/>
              </w:rPr>
            </w:pPr>
            <w:r>
              <w:rPr>
                <w:rFonts w:ascii="Calibri" w:hAnsi="Calibri" w:cs="Calibri"/>
                <w:color w:val="000000"/>
                <w:sz w:val="22"/>
                <w:szCs w:val="22"/>
              </w:rPr>
              <w:t>Dataset Coverage and Datums</w:t>
            </w:r>
          </w:p>
        </w:tc>
        <w:tc>
          <w:tcPr>
            <w:tcW w:w="4341" w:type="dxa"/>
          </w:tcPr>
          <w:p w14:paraId="7CB399C3" w14:textId="588A8894" w:rsidR="00101242" w:rsidRPr="0026025C" w:rsidRDefault="0077276D" w:rsidP="00684F58">
            <w:pPr>
              <w:spacing w:after="120" w:line="240" w:lineRule="auto"/>
              <w:jc w:val="left"/>
              <w:rPr>
                <w:lang w:val="en-GB"/>
              </w:rPr>
            </w:pPr>
            <w:r>
              <w:rPr>
                <w:lang w:val="en-GB"/>
              </w:rPr>
              <w:t>Assessment of</w:t>
            </w:r>
            <w:r w:rsidR="00101242">
              <w:rPr>
                <w:lang w:val="en-GB"/>
              </w:rPr>
              <w:t xml:space="preserve"> the compatibility of coverage and datum information in different data products.</w:t>
            </w:r>
          </w:p>
        </w:tc>
      </w:tr>
      <w:tr w:rsidR="0077276D" w:rsidRPr="0026025C" w14:paraId="5C716CC0" w14:textId="77777777" w:rsidTr="002D7F4A">
        <w:trPr>
          <w:cantSplit/>
        </w:trPr>
        <w:tc>
          <w:tcPr>
            <w:tcW w:w="806" w:type="dxa"/>
          </w:tcPr>
          <w:p w14:paraId="01E5A7BF" w14:textId="77777777" w:rsidR="00101242" w:rsidRPr="0026025C" w:rsidRDefault="00101242" w:rsidP="00684F58">
            <w:pPr>
              <w:spacing w:after="120" w:line="240" w:lineRule="auto"/>
              <w:rPr>
                <w:lang w:val="en-GB"/>
              </w:rPr>
            </w:pPr>
            <w:r w:rsidRPr="0026025C">
              <w:rPr>
                <w:lang w:val="en-GB"/>
              </w:rPr>
              <w:t>2</w:t>
            </w:r>
          </w:p>
        </w:tc>
        <w:tc>
          <w:tcPr>
            <w:tcW w:w="1889" w:type="dxa"/>
          </w:tcPr>
          <w:p w14:paraId="6C950E54" w14:textId="295B5EFA" w:rsidR="00101242" w:rsidRPr="0026025C"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20xx</w:t>
            </w:r>
          </w:p>
        </w:tc>
        <w:tc>
          <w:tcPr>
            <w:tcW w:w="1980" w:type="dxa"/>
          </w:tcPr>
          <w:p w14:paraId="6260FC36" w14:textId="079DCD01" w:rsidR="00101242" w:rsidRPr="0026025C" w:rsidRDefault="00101242" w:rsidP="00684F58">
            <w:pPr>
              <w:spacing w:after="120" w:line="240" w:lineRule="auto"/>
              <w:jc w:val="left"/>
              <w:rPr>
                <w:lang w:val="en-GB"/>
              </w:rPr>
            </w:pPr>
            <w:r>
              <w:rPr>
                <w:rFonts w:ascii="Calibri" w:hAnsi="Calibri" w:cs="Calibri"/>
                <w:color w:val="000000"/>
                <w:sz w:val="22"/>
                <w:szCs w:val="22"/>
              </w:rPr>
              <w:t>Data Values</w:t>
            </w:r>
          </w:p>
        </w:tc>
        <w:tc>
          <w:tcPr>
            <w:tcW w:w="4341" w:type="dxa"/>
          </w:tcPr>
          <w:p w14:paraId="3DB89BCE" w14:textId="41AC4F2E" w:rsidR="00101242" w:rsidRPr="0026025C" w:rsidRDefault="0077276D" w:rsidP="00684F58">
            <w:pPr>
              <w:spacing w:after="120" w:line="240" w:lineRule="auto"/>
              <w:jc w:val="left"/>
              <w:rPr>
                <w:lang w:val="en-GB"/>
              </w:rPr>
            </w:pPr>
            <w:r>
              <w:rPr>
                <w:lang w:val="en-GB"/>
              </w:rPr>
              <w:t>Assessment of the compatibility of attribute and data values.</w:t>
            </w:r>
          </w:p>
        </w:tc>
      </w:tr>
      <w:tr w:rsidR="0077276D" w:rsidRPr="0026025C" w14:paraId="30996BA6" w14:textId="77777777" w:rsidTr="002D7F4A">
        <w:trPr>
          <w:cantSplit/>
        </w:trPr>
        <w:tc>
          <w:tcPr>
            <w:tcW w:w="806" w:type="dxa"/>
          </w:tcPr>
          <w:p w14:paraId="0665F585" w14:textId="77777777" w:rsidR="00101242" w:rsidRPr="0026025C" w:rsidRDefault="00101242" w:rsidP="00684F58">
            <w:pPr>
              <w:spacing w:after="120" w:line="240" w:lineRule="auto"/>
              <w:rPr>
                <w:lang w:val="en-GB"/>
              </w:rPr>
            </w:pPr>
            <w:r w:rsidRPr="0026025C">
              <w:rPr>
                <w:lang w:val="en-GB"/>
              </w:rPr>
              <w:t>3</w:t>
            </w:r>
          </w:p>
        </w:tc>
        <w:tc>
          <w:tcPr>
            <w:tcW w:w="1889" w:type="dxa"/>
          </w:tcPr>
          <w:p w14:paraId="7C38B60E" w14:textId="73B6096A" w:rsidR="00101242" w:rsidRPr="0026025C"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30xx</w:t>
            </w:r>
          </w:p>
        </w:tc>
        <w:tc>
          <w:tcPr>
            <w:tcW w:w="1980" w:type="dxa"/>
          </w:tcPr>
          <w:p w14:paraId="108894C9" w14:textId="37D42364" w:rsidR="00101242" w:rsidRPr="0026025C" w:rsidRDefault="00101242" w:rsidP="00684F58">
            <w:pPr>
              <w:spacing w:after="120" w:line="240" w:lineRule="auto"/>
              <w:jc w:val="left"/>
              <w:rPr>
                <w:lang w:val="en-GB"/>
              </w:rPr>
            </w:pPr>
            <w:r>
              <w:rPr>
                <w:rFonts w:ascii="Calibri" w:hAnsi="Calibri" w:cs="Calibri"/>
                <w:color w:val="000000"/>
                <w:sz w:val="22"/>
                <w:szCs w:val="22"/>
              </w:rPr>
              <w:t>Coverage</w:t>
            </w:r>
          </w:p>
        </w:tc>
        <w:tc>
          <w:tcPr>
            <w:tcW w:w="4341" w:type="dxa"/>
          </w:tcPr>
          <w:p w14:paraId="62C08F9A" w14:textId="605E8BF7" w:rsidR="00101242" w:rsidRPr="0026025C" w:rsidRDefault="0077276D" w:rsidP="00684F58">
            <w:pPr>
              <w:spacing w:after="120" w:line="240" w:lineRule="auto"/>
              <w:jc w:val="left"/>
              <w:rPr>
                <w:lang w:val="en-GB"/>
              </w:rPr>
            </w:pPr>
            <w:r>
              <w:rPr>
                <w:lang w:val="en-GB"/>
              </w:rPr>
              <w:t>Checks related to data overlaps.</w:t>
            </w:r>
          </w:p>
        </w:tc>
      </w:tr>
      <w:tr w:rsidR="0077276D" w:rsidRPr="0026025C" w14:paraId="32DFEE3D" w14:textId="77777777" w:rsidTr="002D7F4A">
        <w:trPr>
          <w:cantSplit/>
        </w:trPr>
        <w:tc>
          <w:tcPr>
            <w:tcW w:w="806" w:type="dxa"/>
          </w:tcPr>
          <w:p w14:paraId="7080C11C" w14:textId="72DAA8DA" w:rsidR="00101242" w:rsidRPr="0026025C" w:rsidRDefault="00101242" w:rsidP="00684F58">
            <w:pPr>
              <w:spacing w:after="120" w:line="240" w:lineRule="auto"/>
              <w:rPr>
                <w:lang w:val="en-GB"/>
              </w:rPr>
            </w:pPr>
            <w:r w:rsidRPr="0026025C">
              <w:rPr>
                <w:lang w:val="en-GB"/>
              </w:rPr>
              <w:t>4</w:t>
            </w:r>
          </w:p>
        </w:tc>
        <w:tc>
          <w:tcPr>
            <w:tcW w:w="1889" w:type="dxa"/>
          </w:tcPr>
          <w:p w14:paraId="167D3633" w14:textId="3C97D7F8" w:rsidR="00101242"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40xx</w:t>
            </w:r>
          </w:p>
        </w:tc>
        <w:tc>
          <w:tcPr>
            <w:tcW w:w="1980" w:type="dxa"/>
          </w:tcPr>
          <w:p w14:paraId="5C951313" w14:textId="13F88463" w:rsidR="00101242" w:rsidRPr="0026025C" w:rsidRDefault="00101242" w:rsidP="00684F58">
            <w:pPr>
              <w:spacing w:after="120" w:line="240" w:lineRule="auto"/>
              <w:jc w:val="left"/>
              <w:rPr>
                <w:lang w:val="en-GB"/>
              </w:rPr>
            </w:pPr>
            <w:r>
              <w:rPr>
                <w:rFonts w:ascii="Calibri" w:hAnsi="Calibri" w:cs="Calibri"/>
                <w:color w:val="000000"/>
                <w:sz w:val="22"/>
                <w:szCs w:val="22"/>
              </w:rPr>
              <w:t>Grid Structure</w:t>
            </w:r>
          </w:p>
        </w:tc>
        <w:tc>
          <w:tcPr>
            <w:tcW w:w="4341" w:type="dxa"/>
          </w:tcPr>
          <w:p w14:paraId="5E09A3DB" w14:textId="5C660B4F" w:rsidR="00101242" w:rsidRPr="0026025C" w:rsidRDefault="0077276D" w:rsidP="00684F58">
            <w:pPr>
              <w:spacing w:after="120" w:line="240" w:lineRule="auto"/>
              <w:jc w:val="left"/>
              <w:rPr>
                <w:lang w:val="en-GB"/>
              </w:rPr>
            </w:pPr>
            <w:r>
              <w:rPr>
                <w:lang w:val="en-GB"/>
              </w:rPr>
              <w:t>Checks related to the structure of gridded datasets.</w:t>
            </w:r>
          </w:p>
        </w:tc>
      </w:tr>
      <w:tr w:rsidR="0077276D" w:rsidRPr="0026025C" w14:paraId="7F0B91E5" w14:textId="77777777" w:rsidTr="002D7F4A">
        <w:trPr>
          <w:cantSplit/>
        </w:trPr>
        <w:tc>
          <w:tcPr>
            <w:tcW w:w="806" w:type="dxa"/>
          </w:tcPr>
          <w:p w14:paraId="08C3916E" w14:textId="498CA34A" w:rsidR="00101242" w:rsidRPr="0026025C" w:rsidRDefault="00101242" w:rsidP="00684F58">
            <w:pPr>
              <w:spacing w:after="120" w:line="240" w:lineRule="auto"/>
              <w:rPr>
                <w:lang w:val="en-GB"/>
              </w:rPr>
            </w:pPr>
            <w:r w:rsidRPr="0026025C">
              <w:rPr>
                <w:lang w:val="en-GB"/>
              </w:rPr>
              <w:t>5</w:t>
            </w:r>
          </w:p>
        </w:tc>
        <w:tc>
          <w:tcPr>
            <w:tcW w:w="1889" w:type="dxa"/>
          </w:tcPr>
          <w:p w14:paraId="5E31C36C" w14:textId="1976C729" w:rsidR="00101242" w:rsidRPr="0026025C"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50xx</w:t>
            </w:r>
          </w:p>
        </w:tc>
        <w:tc>
          <w:tcPr>
            <w:tcW w:w="1980" w:type="dxa"/>
          </w:tcPr>
          <w:p w14:paraId="51AEDF6F" w14:textId="7CC33055" w:rsidR="00101242" w:rsidRPr="0026025C" w:rsidRDefault="00BC0080" w:rsidP="00684F58">
            <w:pPr>
              <w:spacing w:after="120" w:line="240" w:lineRule="auto"/>
              <w:jc w:val="left"/>
              <w:rPr>
                <w:lang w:val="en-GB"/>
              </w:rPr>
            </w:pPr>
            <w:r>
              <w:rPr>
                <w:rFonts w:ascii="Calibri" w:hAnsi="Calibri" w:cs="Calibri"/>
                <w:color w:val="000000"/>
                <w:sz w:val="22"/>
                <w:szCs w:val="22"/>
              </w:rPr>
              <w:t>Resources</w:t>
            </w:r>
          </w:p>
        </w:tc>
        <w:tc>
          <w:tcPr>
            <w:tcW w:w="4341" w:type="dxa"/>
          </w:tcPr>
          <w:p w14:paraId="3CBE8130" w14:textId="225840D0" w:rsidR="00101242" w:rsidRPr="0026025C" w:rsidRDefault="0077276D" w:rsidP="00684F58">
            <w:pPr>
              <w:spacing w:after="120" w:line="240" w:lineRule="auto"/>
              <w:jc w:val="left"/>
              <w:rPr>
                <w:lang w:val="en-GB"/>
              </w:rPr>
            </w:pPr>
            <w:r>
              <w:rPr>
                <w:lang w:val="en-GB"/>
              </w:rPr>
              <w:t>Checks for data produc</w:t>
            </w:r>
            <w:r w:rsidR="00BC0080">
              <w:rPr>
                <w:lang w:val="en-GB"/>
              </w:rPr>
              <w:t>t</w:t>
            </w:r>
            <w:r>
              <w:rPr>
                <w:lang w:val="en-GB"/>
              </w:rPr>
              <w:t xml:space="preserve"> </w:t>
            </w:r>
            <w:r w:rsidR="00BC0080">
              <w:rPr>
                <w:lang w:val="en-GB"/>
              </w:rPr>
              <w:t>resources</w:t>
            </w:r>
            <w:r>
              <w:rPr>
                <w:lang w:val="en-GB"/>
              </w:rPr>
              <w:t>.</w:t>
            </w:r>
          </w:p>
        </w:tc>
      </w:tr>
      <w:tr w:rsidR="0077276D" w:rsidRPr="0026025C" w14:paraId="4A0B68BD" w14:textId="77777777" w:rsidTr="002D7F4A">
        <w:trPr>
          <w:cantSplit/>
        </w:trPr>
        <w:tc>
          <w:tcPr>
            <w:tcW w:w="806" w:type="dxa"/>
          </w:tcPr>
          <w:p w14:paraId="79E8FCE4" w14:textId="79782874" w:rsidR="00101242" w:rsidRPr="0026025C" w:rsidRDefault="00101242" w:rsidP="00684F58">
            <w:pPr>
              <w:spacing w:after="120" w:line="240" w:lineRule="auto"/>
              <w:rPr>
                <w:lang w:val="en-GB"/>
              </w:rPr>
            </w:pPr>
            <w:r>
              <w:rPr>
                <w:lang w:val="en-GB"/>
              </w:rPr>
              <w:t>6</w:t>
            </w:r>
          </w:p>
        </w:tc>
        <w:tc>
          <w:tcPr>
            <w:tcW w:w="1889" w:type="dxa"/>
          </w:tcPr>
          <w:p w14:paraId="780B703F" w14:textId="010E4A38" w:rsidR="00101242" w:rsidRPr="0026025C"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60xx</w:t>
            </w:r>
          </w:p>
        </w:tc>
        <w:tc>
          <w:tcPr>
            <w:tcW w:w="1980" w:type="dxa"/>
          </w:tcPr>
          <w:p w14:paraId="7A3ABD05" w14:textId="6B9C8490" w:rsidR="00101242" w:rsidRPr="0026025C" w:rsidRDefault="00101242" w:rsidP="00684F58">
            <w:pPr>
              <w:spacing w:after="120" w:line="240" w:lineRule="auto"/>
              <w:jc w:val="left"/>
              <w:rPr>
                <w:lang w:val="en-GB"/>
              </w:rPr>
            </w:pPr>
            <w:r>
              <w:rPr>
                <w:rFonts w:ascii="Calibri" w:hAnsi="Calibri" w:cs="Calibri"/>
                <w:color w:val="000000"/>
                <w:sz w:val="22"/>
                <w:szCs w:val="22"/>
              </w:rPr>
              <w:t>Dataset Metadata</w:t>
            </w:r>
          </w:p>
        </w:tc>
        <w:tc>
          <w:tcPr>
            <w:tcW w:w="4341" w:type="dxa"/>
          </w:tcPr>
          <w:p w14:paraId="3A72754F" w14:textId="6E968511" w:rsidR="00101242" w:rsidRPr="0026025C" w:rsidRDefault="0077276D" w:rsidP="00684F58">
            <w:pPr>
              <w:spacing w:after="120" w:line="240" w:lineRule="auto"/>
              <w:jc w:val="left"/>
              <w:rPr>
                <w:lang w:val="en-GB"/>
              </w:rPr>
            </w:pPr>
            <w:r>
              <w:rPr>
                <w:lang w:val="en-GB"/>
              </w:rPr>
              <w:t>Assessment of the compatibility of discovery metadata compatibility in CATALOG.XML with dataset content.</w:t>
            </w:r>
          </w:p>
        </w:tc>
      </w:tr>
      <w:tr w:rsidR="0077276D" w:rsidRPr="0026025C" w14:paraId="7C588EF7" w14:textId="77777777" w:rsidTr="002D7F4A">
        <w:trPr>
          <w:cantSplit/>
        </w:trPr>
        <w:tc>
          <w:tcPr>
            <w:tcW w:w="806" w:type="dxa"/>
          </w:tcPr>
          <w:p w14:paraId="67704288" w14:textId="6A3DFEF8" w:rsidR="00101242" w:rsidRDefault="00101242" w:rsidP="00684F58">
            <w:pPr>
              <w:spacing w:after="120" w:line="240" w:lineRule="auto"/>
              <w:rPr>
                <w:lang w:val="en-GB"/>
              </w:rPr>
            </w:pPr>
            <w:r>
              <w:rPr>
                <w:lang w:val="en-GB"/>
              </w:rPr>
              <w:t>7</w:t>
            </w:r>
          </w:p>
        </w:tc>
        <w:tc>
          <w:tcPr>
            <w:tcW w:w="1889" w:type="dxa"/>
          </w:tcPr>
          <w:p w14:paraId="58B544AE" w14:textId="48EFD1A0" w:rsidR="00101242" w:rsidDel="00101242" w:rsidRDefault="00101242" w:rsidP="00684F58">
            <w:pPr>
              <w:spacing w:after="120" w:line="240" w:lineRule="auto"/>
              <w:jc w:val="left"/>
              <w:rPr>
                <w:lang w:val="en-GB"/>
              </w:rPr>
            </w:pPr>
            <w:r>
              <w:rPr>
                <w:rFonts w:ascii="Calibri" w:hAnsi="Calibri" w:cs="Calibri"/>
                <w:color w:val="000000"/>
                <w:sz w:val="22"/>
                <w:szCs w:val="22"/>
              </w:rPr>
              <w:t>98</w:t>
            </w:r>
            <w:r w:rsidR="009F27BB">
              <w:rPr>
                <w:rFonts w:ascii="Calibri" w:hAnsi="Calibri" w:cs="Calibri"/>
                <w:color w:val="000000"/>
                <w:sz w:val="22"/>
                <w:szCs w:val="22"/>
              </w:rPr>
              <w:t>_</w:t>
            </w:r>
            <w:r>
              <w:rPr>
                <w:rFonts w:ascii="Calibri" w:hAnsi="Calibri" w:cs="Calibri"/>
                <w:color w:val="000000"/>
                <w:sz w:val="22"/>
                <w:szCs w:val="22"/>
              </w:rPr>
              <w:t>70xx</w:t>
            </w:r>
          </w:p>
        </w:tc>
        <w:tc>
          <w:tcPr>
            <w:tcW w:w="1980" w:type="dxa"/>
          </w:tcPr>
          <w:p w14:paraId="3D18A8EB" w14:textId="3A7A5FC6" w:rsidR="00101242" w:rsidDel="00101242" w:rsidRDefault="00101242" w:rsidP="00684F58">
            <w:pPr>
              <w:spacing w:after="120" w:line="240" w:lineRule="auto"/>
              <w:jc w:val="left"/>
              <w:rPr>
                <w:lang w:val="en-GB"/>
              </w:rPr>
            </w:pPr>
            <w:r>
              <w:rPr>
                <w:rFonts w:ascii="Calibri" w:hAnsi="Calibri" w:cs="Calibri"/>
                <w:color w:val="000000"/>
                <w:sz w:val="22"/>
                <w:szCs w:val="22"/>
              </w:rPr>
              <w:t>Cross Validation</w:t>
            </w:r>
          </w:p>
        </w:tc>
        <w:tc>
          <w:tcPr>
            <w:tcW w:w="4341" w:type="dxa"/>
          </w:tcPr>
          <w:p w14:paraId="761513D0" w14:textId="5412BAFD" w:rsidR="00101242" w:rsidDel="00101242" w:rsidRDefault="0077276D" w:rsidP="00684F58">
            <w:pPr>
              <w:spacing w:after="120" w:line="240" w:lineRule="auto"/>
              <w:jc w:val="left"/>
              <w:rPr>
                <w:lang w:val="en-GB"/>
              </w:rPr>
            </w:pPr>
            <w:r>
              <w:rPr>
                <w:lang w:val="en-GB"/>
              </w:rPr>
              <w:t>Assessment of whether datasets from data products are mutually compatible for the purpose of implementing certain ECDIS functionalities  described in S-98.</w:t>
            </w:r>
          </w:p>
        </w:tc>
      </w:tr>
      <w:tr w:rsidR="00725E7F" w:rsidRPr="0026025C" w14:paraId="02777CE6" w14:textId="77777777" w:rsidTr="002D7F4A">
        <w:trPr>
          <w:cantSplit/>
          <w:ins w:id="230" w:author="Raphael Malyankar" w:date="2026-08-31T15:30:00Z"/>
        </w:trPr>
        <w:tc>
          <w:tcPr>
            <w:tcW w:w="806" w:type="dxa"/>
          </w:tcPr>
          <w:p w14:paraId="638DAF0B" w14:textId="4AEA2C04" w:rsidR="00725E7F" w:rsidRDefault="00725E7F" w:rsidP="00684F58">
            <w:pPr>
              <w:spacing w:after="120" w:line="240" w:lineRule="auto"/>
              <w:rPr>
                <w:ins w:id="231" w:author="Raphael Malyankar" w:date="2026-08-31T15:30:00Z" w16du:dateUtc="2026-08-31T22:30:00Z"/>
                <w:lang w:val="en-GB"/>
              </w:rPr>
            </w:pPr>
            <w:ins w:id="232" w:author="Raphael Malyankar" w:date="2026-08-31T15:30:00Z" w16du:dateUtc="2026-08-31T22:30:00Z">
              <w:r>
                <w:rPr>
                  <w:lang w:val="en-GB"/>
                </w:rPr>
                <w:t>8</w:t>
              </w:r>
            </w:ins>
          </w:p>
        </w:tc>
        <w:tc>
          <w:tcPr>
            <w:tcW w:w="1889" w:type="dxa"/>
          </w:tcPr>
          <w:p w14:paraId="4D812BA3" w14:textId="09693EA4" w:rsidR="00725E7F" w:rsidRDefault="00725E7F" w:rsidP="00684F58">
            <w:pPr>
              <w:spacing w:after="120" w:line="240" w:lineRule="auto"/>
              <w:jc w:val="left"/>
              <w:rPr>
                <w:ins w:id="233" w:author="Raphael Malyankar" w:date="2026-08-31T15:30:00Z" w16du:dateUtc="2026-08-31T22:30:00Z"/>
                <w:rFonts w:ascii="Calibri" w:hAnsi="Calibri" w:cs="Calibri"/>
                <w:color w:val="000000"/>
                <w:sz w:val="22"/>
                <w:szCs w:val="22"/>
              </w:rPr>
            </w:pPr>
            <w:ins w:id="234" w:author="Raphael Malyankar" w:date="2026-08-31T15:30:00Z" w16du:dateUtc="2026-08-31T22:30:00Z">
              <w:r>
                <w:rPr>
                  <w:rFonts w:ascii="Calibri" w:hAnsi="Calibri" w:cs="Calibri"/>
                  <w:color w:val="000000"/>
                  <w:sz w:val="22"/>
                  <w:szCs w:val="22"/>
                </w:rPr>
                <w:t>98_80xx</w:t>
              </w:r>
            </w:ins>
          </w:p>
        </w:tc>
        <w:tc>
          <w:tcPr>
            <w:tcW w:w="1980" w:type="dxa"/>
          </w:tcPr>
          <w:p w14:paraId="6F73E29B" w14:textId="7BC1BFF5" w:rsidR="00725E7F" w:rsidRDefault="00725E7F" w:rsidP="00684F58">
            <w:pPr>
              <w:spacing w:after="120" w:line="240" w:lineRule="auto"/>
              <w:jc w:val="left"/>
              <w:rPr>
                <w:ins w:id="235" w:author="Raphael Malyankar" w:date="2026-08-31T15:30:00Z" w16du:dateUtc="2026-08-31T22:30:00Z"/>
                <w:rFonts w:ascii="Calibri" w:hAnsi="Calibri" w:cs="Calibri"/>
                <w:color w:val="000000"/>
                <w:sz w:val="22"/>
                <w:szCs w:val="22"/>
              </w:rPr>
            </w:pPr>
            <w:ins w:id="236" w:author="Raphael Malyankar" w:date="2026-08-31T15:30:00Z" w16du:dateUtc="2026-08-31T22:30:00Z">
              <w:r>
                <w:rPr>
                  <w:rFonts w:ascii="Calibri" w:hAnsi="Calibri" w:cs="Calibri"/>
                  <w:color w:val="000000"/>
                  <w:sz w:val="22"/>
                  <w:szCs w:val="22"/>
                </w:rPr>
                <w:t>Data Constraints</w:t>
              </w:r>
            </w:ins>
          </w:p>
        </w:tc>
        <w:tc>
          <w:tcPr>
            <w:tcW w:w="4341" w:type="dxa"/>
          </w:tcPr>
          <w:p w14:paraId="4BC93EB5" w14:textId="4B5DF29A" w:rsidR="00725E7F" w:rsidRDefault="00725E7F" w:rsidP="00684F58">
            <w:pPr>
              <w:spacing w:after="120" w:line="240" w:lineRule="auto"/>
              <w:jc w:val="left"/>
              <w:rPr>
                <w:ins w:id="237" w:author="Raphael Malyankar" w:date="2026-08-31T15:30:00Z" w16du:dateUtc="2026-08-31T22:30:00Z"/>
                <w:lang w:val="en-GB"/>
              </w:rPr>
            </w:pPr>
            <w:ins w:id="238" w:author="Raphael Malyankar" w:date="2026-08-31T15:30:00Z" w16du:dateUtc="2026-08-31T22:30:00Z">
              <w:r>
                <w:rPr>
                  <w:lang w:val="en-GB"/>
                </w:rPr>
                <w:t xml:space="preserve">Assesment of </w:t>
              </w:r>
              <w:r w:rsidR="00684F58">
                <w:rPr>
                  <w:lang w:val="en-GB"/>
                </w:rPr>
                <w:t xml:space="preserve">conformance to the </w:t>
              </w:r>
            </w:ins>
            <w:ins w:id="239" w:author="Raphael Malyankar" w:date="2026-08-31T15:31:00Z" w16du:dateUtc="2026-08-31T22:31:00Z">
              <w:r w:rsidR="00684F58">
                <w:rPr>
                  <w:lang w:val="en-GB"/>
                </w:rPr>
                <w:t>S-98 Data Constraints Annex.</w:t>
              </w:r>
            </w:ins>
          </w:p>
        </w:tc>
      </w:tr>
    </w:tbl>
    <w:p w14:paraId="5BB73971" w14:textId="5BC3C9EB" w:rsidR="006B3BFB" w:rsidRPr="00FB18D4" w:rsidRDefault="006B3BFB" w:rsidP="00D9751F">
      <w:pPr>
        <w:tabs>
          <w:tab w:val="left" w:pos="1701"/>
        </w:tabs>
        <w:spacing w:line="240" w:lineRule="auto"/>
        <w:rPr>
          <w:lang w:val="en-GB"/>
        </w:rPr>
      </w:pPr>
    </w:p>
    <w:p w14:paraId="462AB0AA" w14:textId="77777777" w:rsidR="004A1094" w:rsidRPr="004A1094" w:rsidRDefault="004A1094" w:rsidP="00F2138B">
      <w:pPr>
        <w:pStyle w:val="Heading1"/>
        <w:rPr>
          <w:lang w:val="en-GB"/>
        </w:rPr>
      </w:pPr>
      <w:bookmarkStart w:id="240" w:name="_Toc180964503"/>
      <w:bookmarkStart w:id="241" w:name="_Toc179220192"/>
      <w:bookmarkStart w:id="242" w:name="_Toc191347225"/>
      <w:bookmarkEnd w:id="240"/>
      <w:r w:rsidRPr="004A1094">
        <w:rPr>
          <w:lang w:val="en-GB"/>
        </w:rPr>
        <w:t>Other Applicable Checks</w:t>
      </w:r>
      <w:bookmarkEnd w:id="241"/>
      <w:bookmarkEnd w:id="242"/>
    </w:p>
    <w:p w14:paraId="7C43EF09" w14:textId="6C2E070C" w:rsidR="004A1094" w:rsidRPr="00D76F20" w:rsidRDefault="002D7F4A" w:rsidP="00D76F20">
      <w:pPr>
        <w:tabs>
          <w:tab w:val="left" w:pos="1701"/>
        </w:tabs>
        <w:spacing w:line="240" w:lineRule="auto"/>
        <w:rPr>
          <w:lang w:val="en-GB"/>
        </w:rPr>
      </w:pPr>
      <w:r>
        <w:rPr>
          <w:lang w:val="en-GB"/>
        </w:rPr>
        <w:t>D</w:t>
      </w:r>
      <w:r w:rsidR="004A1094" w:rsidRPr="004A1094">
        <w:rPr>
          <w:lang w:val="en-GB"/>
        </w:rPr>
        <w:t xml:space="preserve">atasets and exchange sets intended for use on ECDIS must also pass the applicable </w:t>
      </w:r>
      <w:r>
        <w:rPr>
          <w:lang w:val="en-GB"/>
        </w:rPr>
        <w:t>generic and product-specific checks desc</w:t>
      </w:r>
      <w:r w:rsidR="009F27BB">
        <w:rPr>
          <w:lang w:val="en-GB"/>
        </w:rPr>
        <w:t>r</w:t>
      </w:r>
      <w:r>
        <w:rPr>
          <w:lang w:val="en-GB"/>
        </w:rPr>
        <w:t>ibed in S-158:100 and S-158:1xx respectively</w:t>
      </w:r>
      <w:r w:rsidR="004A1094" w:rsidRPr="004A1094">
        <w:rPr>
          <w:lang w:val="en-GB"/>
        </w:rPr>
        <w:t>.</w:t>
      </w:r>
    </w:p>
    <w:p w14:paraId="192042B5" w14:textId="40B51F02" w:rsidR="00861E96" w:rsidRDefault="00861E96" w:rsidP="00611211">
      <w:pPr>
        <w:pStyle w:val="Heading1"/>
        <w:rPr>
          <w:lang w:val="en-GB"/>
        </w:rPr>
      </w:pPr>
      <w:bookmarkStart w:id="243" w:name="_Toc191347226"/>
      <w:r>
        <w:rPr>
          <w:lang w:val="en-GB"/>
        </w:rPr>
        <w:t xml:space="preserve">Check </w:t>
      </w:r>
      <w:r w:rsidR="000C0A8B">
        <w:rPr>
          <w:lang w:val="en-GB"/>
        </w:rPr>
        <w:t xml:space="preserve">Application </w:t>
      </w:r>
      <w:r>
        <w:rPr>
          <w:lang w:val="en-GB"/>
        </w:rPr>
        <w:t>Sequence</w:t>
      </w:r>
      <w:bookmarkEnd w:id="243"/>
    </w:p>
    <w:p w14:paraId="7AF743AD" w14:textId="291310B8" w:rsidR="00D76F20" w:rsidRPr="00D76F20" w:rsidRDefault="00D76F20" w:rsidP="00D76F20">
      <w:pPr>
        <w:rPr>
          <w:lang w:val="en-GB"/>
        </w:rPr>
      </w:pPr>
      <w:r>
        <w:rPr>
          <w:lang w:val="en-GB"/>
        </w:rPr>
        <w:t xml:space="preserve">The </w:t>
      </w:r>
      <w:r w:rsidR="00C13204">
        <w:rPr>
          <w:lang w:val="en-GB"/>
        </w:rPr>
        <w:t xml:space="preserve">suggested </w:t>
      </w:r>
      <w:r>
        <w:rPr>
          <w:lang w:val="en-GB"/>
        </w:rPr>
        <w:t xml:space="preserve">check application sequence </w:t>
      </w:r>
      <w:r w:rsidR="00C13204">
        <w:rPr>
          <w:lang w:val="en-GB"/>
        </w:rPr>
        <w:t>below elaborates, as far as interoperability validation checks are concerned, on</w:t>
      </w:r>
      <w:r w:rsidR="0066513D">
        <w:rPr>
          <w:lang w:val="en-GB"/>
        </w:rPr>
        <w:t xml:space="preserve"> the application sequence described in S-158.</w:t>
      </w:r>
      <w:r w:rsidR="00C13204">
        <w:rPr>
          <w:lang w:val="en-GB"/>
        </w:rPr>
        <w:t xml:space="preserve"> Product-specific checks for each data product should be applied in the sequence described in the appropriate S-158:1xx</w:t>
      </w:r>
      <w:r w:rsidR="009E0D64">
        <w:rPr>
          <w:lang w:val="en-GB"/>
        </w:rPr>
        <w:t xml:space="preserve"> and are included in this table only for context, as are the generic S-100 validation checks.</w:t>
      </w:r>
      <w:ins w:id="244" w:author="Raphael Malyankar" w:date="2026-08-31T15:36:00Z" w16du:dateUtc="2026-08-31T22:36:00Z">
        <w:r w:rsidR="006F468B">
          <w:rPr>
            <w:lang w:val="en-GB"/>
          </w:rPr>
          <w:t xml:space="preserve"> Validation software developers and test</w:t>
        </w:r>
      </w:ins>
      <w:ins w:id="245" w:author="Raphael Malyankar" w:date="2026-08-31T15:37:00Z" w16du:dateUtc="2026-08-31T22:37:00Z">
        <w:r w:rsidR="006F468B">
          <w:rPr>
            <w:lang w:val="en-GB"/>
          </w:rPr>
          <w:t xml:space="preserve">ers </w:t>
        </w:r>
      </w:ins>
      <w:ins w:id="246" w:author="Raphael Malyankar" w:date="2026-08-31T15:36:00Z" w16du:dateUtc="2026-08-31T22:36:00Z">
        <w:r w:rsidR="006F468B">
          <w:rPr>
            <w:lang w:val="en-GB"/>
          </w:rPr>
          <w:t xml:space="preserve">may </w:t>
        </w:r>
      </w:ins>
      <w:ins w:id="247" w:author="Raphael Malyankar" w:date="2026-08-31T15:37:00Z" w16du:dateUtc="2026-08-31T22:37:00Z">
        <w:r w:rsidR="006F468B">
          <w:rPr>
            <w:lang w:val="en-GB"/>
          </w:rPr>
          <w:t>change</w:t>
        </w:r>
      </w:ins>
      <w:ins w:id="248" w:author="Raphael Malyankar" w:date="2026-08-31T15:36:00Z" w16du:dateUtc="2026-08-31T22:36:00Z">
        <w:r w:rsidR="006F468B">
          <w:rPr>
            <w:lang w:val="en-GB"/>
          </w:rPr>
          <w:t xml:space="preserve"> the sequence or mix checks as </w:t>
        </w:r>
      </w:ins>
      <w:ins w:id="249" w:author="Raphael Malyankar" w:date="2026-08-31T15:37:00Z" w16du:dateUtc="2026-08-31T22:37:00Z">
        <w:r w:rsidR="006F468B">
          <w:rPr>
            <w:lang w:val="en-GB"/>
          </w:rPr>
          <w:t>desired..</w:t>
        </w:r>
      </w:ins>
    </w:p>
    <w:p w14:paraId="03C9E3F0" w14:textId="66F13DDE" w:rsidR="001B5F6E" w:rsidRDefault="001B5F6E" w:rsidP="001B5F6E">
      <w:pPr>
        <w:pStyle w:val="Caption"/>
        <w:keepNext/>
      </w:pPr>
      <w:r>
        <w:t xml:space="preserve">Table </w:t>
      </w:r>
      <w:r w:rsidR="00A15C47">
        <w:fldChar w:fldCharType="begin"/>
      </w:r>
      <w:r w:rsidR="00A15C47">
        <w:instrText xml:space="preserve"> STYLEREF 1 \s </w:instrText>
      </w:r>
      <w:r w:rsidR="00A15C47">
        <w:fldChar w:fldCharType="separate"/>
      </w:r>
      <w:r w:rsidR="00A15C47">
        <w:rPr>
          <w:noProof/>
        </w:rPr>
        <w:t>6</w:t>
      </w:r>
      <w:r w:rsidR="00A15C47">
        <w:fldChar w:fldCharType="end"/>
      </w:r>
      <w:r w:rsidR="00A000B3">
        <w:t>-</w:t>
      </w:r>
      <w:r w:rsidR="00A15C47">
        <w:fldChar w:fldCharType="begin"/>
      </w:r>
      <w:r w:rsidR="00A15C47">
        <w:instrText xml:space="preserve"> SEQ Table \* ARABIC \s 1 </w:instrText>
      </w:r>
      <w:r w:rsidR="00A15C47">
        <w:fldChar w:fldCharType="separate"/>
      </w:r>
      <w:r w:rsidR="00A15C47">
        <w:rPr>
          <w:noProof/>
        </w:rPr>
        <w:t>1</w:t>
      </w:r>
      <w:r w:rsidR="00A15C47">
        <w:fldChar w:fldCharType="end"/>
      </w:r>
      <w:r>
        <w:t xml:space="preserve"> - </w:t>
      </w:r>
      <w:r w:rsidR="00750522">
        <w:t>Suggested</w:t>
      </w:r>
      <w:r>
        <w:t xml:space="preserve"> application order of validation checks</w:t>
      </w:r>
    </w:p>
    <w:tbl>
      <w:tblPr>
        <w:tblStyle w:val="TableGrid"/>
        <w:tblW w:w="0" w:type="auto"/>
        <w:tblLayout w:type="fixed"/>
        <w:tblLook w:val="04A0" w:firstRow="1" w:lastRow="0" w:firstColumn="1" w:lastColumn="0" w:noHBand="0" w:noVBand="1"/>
      </w:tblPr>
      <w:tblGrid>
        <w:gridCol w:w="761"/>
        <w:gridCol w:w="3594"/>
        <w:gridCol w:w="1760"/>
        <w:gridCol w:w="2414"/>
      </w:tblGrid>
      <w:tr w:rsidR="00EB2454" w:rsidRPr="001B5F6E" w14:paraId="4DC82CC9" w14:textId="4A5E1D16" w:rsidTr="00EB2454">
        <w:trPr>
          <w:cantSplit/>
          <w:tblHeader/>
        </w:trPr>
        <w:tc>
          <w:tcPr>
            <w:tcW w:w="761" w:type="dxa"/>
            <w:shd w:val="clear" w:color="auto" w:fill="D9D9D9" w:themeFill="background1" w:themeFillShade="D9"/>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3594" w:type="dxa"/>
            <w:shd w:val="clear" w:color="auto" w:fill="D9D9D9" w:themeFill="background1" w:themeFillShade="D9"/>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1760" w:type="dxa"/>
            <w:shd w:val="clear" w:color="auto" w:fill="D9D9D9" w:themeFill="background1" w:themeFillShade="D9"/>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2414" w:type="dxa"/>
            <w:shd w:val="clear" w:color="auto" w:fill="D9D9D9" w:themeFill="background1" w:themeFillShade="D9"/>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EB2454" w:rsidRPr="001B5F6E" w14:paraId="6D8C463B" w14:textId="591504B2" w:rsidTr="00A7566F">
        <w:trPr>
          <w:cantSplit/>
        </w:trPr>
        <w:tc>
          <w:tcPr>
            <w:tcW w:w="761" w:type="dxa"/>
          </w:tcPr>
          <w:p w14:paraId="136AF204" w14:textId="77777777" w:rsidR="00336B36" w:rsidRPr="001B5F6E" w:rsidRDefault="00336B36" w:rsidP="00D24C0B">
            <w:pPr>
              <w:spacing w:after="120" w:line="240" w:lineRule="auto"/>
              <w:rPr>
                <w:lang w:val="en-GB"/>
              </w:rPr>
            </w:pPr>
            <w:r w:rsidRPr="001B5F6E">
              <w:rPr>
                <w:lang w:val="en-GB"/>
              </w:rPr>
              <w:t>1</w:t>
            </w:r>
          </w:p>
        </w:tc>
        <w:tc>
          <w:tcPr>
            <w:tcW w:w="3594" w:type="dxa"/>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1760" w:type="dxa"/>
          </w:tcPr>
          <w:p w14:paraId="294581C4" w14:textId="4A676F7D" w:rsidR="00336B36" w:rsidRPr="001B5F6E" w:rsidRDefault="00336B36" w:rsidP="00D24C0B">
            <w:pPr>
              <w:spacing w:after="120" w:line="240" w:lineRule="auto"/>
              <w:rPr>
                <w:lang w:val="en-GB"/>
              </w:rPr>
            </w:pPr>
            <w:r w:rsidRPr="001B5F6E">
              <w:rPr>
                <w:lang w:val="en-GB"/>
              </w:rPr>
              <w:t>S</w:t>
            </w:r>
            <w:r w:rsidR="002D7F4A">
              <w:rPr>
                <w:lang w:val="en-GB"/>
              </w:rPr>
              <w:noBreakHyphen/>
            </w:r>
            <w:r w:rsidRPr="001B5F6E">
              <w:rPr>
                <w:lang w:val="en-GB"/>
              </w:rPr>
              <w:t>158:100</w:t>
            </w:r>
          </w:p>
        </w:tc>
        <w:tc>
          <w:tcPr>
            <w:tcW w:w="2414" w:type="dxa"/>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C13204" w:rsidRPr="001B5F6E" w14:paraId="1210E465" w14:textId="4832D444" w:rsidTr="00A7566F">
        <w:trPr>
          <w:cantSplit/>
        </w:trPr>
        <w:tc>
          <w:tcPr>
            <w:tcW w:w="761" w:type="dxa"/>
          </w:tcPr>
          <w:p w14:paraId="396F2BDC" w14:textId="77777777" w:rsidR="00336B36" w:rsidRPr="001B5F6E" w:rsidRDefault="00336B36" w:rsidP="00D24C0B">
            <w:pPr>
              <w:spacing w:after="120" w:line="240" w:lineRule="auto"/>
              <w:rPr>
                <w:lang w:val="en-GB"/>
              </w:rPr>
            </w:pPr>
            <w:r w:rsidRPr="001B5F6E">
              <w:rPr>
                <w:lang w:val="en-GB"/>
              </w:rPr>
              <w:t>2</w:t>
            </w:r>
          </w:p>
        </w:tc>
        <w:tc>
          <w:tcPr>
            <w:tcW w:w="3594" w:type="dxa"/>
          </w:tcPr>
          <w:p w14:paraId="78F27C72" w14:textId="77777777" w:rsidR="00336B36" w:rsidRPr="001B5F6E" w:rsidRDefault="00336B36" w:rsidP="00336B36">
            <w:pPr>
              <w:spacing w:after="120" w:line="240" w:lineRule="auto"/>
              <w:jc w:val="left"/>
              <w:rPr>
                <w:lang w:val="en-GB"/>
              </w:rPr>
            </w:pPr>
            <w:r w:rsidRPr="001B5F6E">
              <w:rPr>
                <w:lang w:val="en-GB"/>
              </w:rPr>
              <w:t>Product-specific checks for datasets</w:t>
            </w:r>
          </w:p>
        </w:tc>
        <w:tc>
          <w:tcPr>
            <w:tcW w:w="1760" w:type="dxa"/>
          </w:tcPr>
          <w:p w14:paraId="099D2657" w14:textId="4C0E68A6" w:rsidR="00336B36" w:rsidRPr="001B5F6E" w:rsidRDefault="00E938FE" w:rsidP="00D24C0B">
            <w:pPr>
              <w:spacing w:after="120" w:line="240" w:lineRule="auto"/>
              <w:rPr>
                <w:lang w:val="en-GB"/>
              </w:rPr>
            </w:pPr>
            <w:r>
              <w:rPr>
                <w:lang w:val="en-GB"/>
              </w:rPr>
              <w:t>S-158:1</w:t>
            </w:r>
            <w:r w:rsidR="002D7F4A">
              <w:rPr>
                <w:lang w:val="en-GB"/>
              </w:rPr>
              <w:t>xx</w:t>
            </w:r>
          </w:p>
        </w:tc>
        <w:tc>
          <w:tcPr>
            <w:tcW w:w="2414" w:type="dxa"/>
          </w:tcPr>
          <w:p w14:paraId="6CD49412" w14:textId="28D47476"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EB2454" w:rsidRPr="001B5F6E" w14:paraId="49144A3F" w14:textId="77777777" w:rsidTr="00A7566F">
        <w:trPr>
          <w:cantSplit/>
        </w:trPr>
        <w:tc>
          <w:tcPr>
            <w:tcW w:w="761" w:type="dxa"/>
          </w:tcPr>
          <w:p w14:paraId="4B23F9CD" w14:textId="47A17BEC" w:rsidR="001E0E51" w:rsidRDefault="00C13204" w:rsidP="001E0E51">
            <w:pPr>
              <w:spacing w:after="120" w:line="240" w:lineRule="auto"/>
              <w:rPr>
                <w:lang w:val="en-GB"/>
              </w:rPr>
            </w:pPr>
            <w:r>
              <w:rPr>
                <w:lang w:val="en-GB"/>
              </w:rPr>
              <w:t>3</w:t>
            </w:r>
          </w:p>
        </w:tc>
        <w:tc>
          <w:tcPr>
            <w:tcW w:w="3594" w:type="dxa"/>
          </w:tcPr>
          <w:p w14:paraId="3E32F94D" w14:textId="537B88A7" w:rsidR="001E0E51" w:rsidRDefault="001E0E51" w:rsidP="001E0E51">
            <w:pPr>
              <w:spacing w:after="120" w:line="240" w:lineRule="auto"/>
              <w:jc w:val="left"/>
              <w:rPr>
                <w:lang w:val="en-GB"/>
              </w:rPr>
            </w:pPr>
            <w:r>
              <w:rPr>
                <w:lang w:val="en-GB"/>
              </w:rPr>
              <w:t>Interoperability checks</w:t>
            </w:r>
            <w:r w:rsidR="009838AF">
              <w:rPr>
                <w:lang w:val="en-GB"/>
              </w:rPr>
              <w:t xml:space="preserve"> for combinations of datasets</w:t>
            </w:r>
          </w:p>
        </w:tc>
        <w:tc>
          <w:tcPr>
            <w:tcW w:w="1760" w:type="dxa"/>
          </w:tcPr>
          <w:p w14:paraId="4492D1EB" w14:textId="5E156F8F" w:rsidR="001E0E51" w:rsidRDefault="001E0E51" w:rsidP="001E0E51">
            <w:pPr>
              <w:spacing w:after="120" w:line="240" w:lineRule="auto"/>
              <w:rPr>
                <w:lang w:val="en-GB"/>
              </w:rPr>
            </w:pPr>
            <w:r>
              <w:rPr>
                <w:lang w:val="en-GB"/>
              </w:rPr>
              <w:t>S-158:98</w:t>
            </w:r>
            <w:r w:rsidR="00D2118A">
              <w:rPr>
                <w:lang w:val="en-GB"/>
              </w:rPr>
              <w:t xml:space="preserve"> Checks whose inputs are datasets</w:t>
            </w:r>
          </w:p>
        </w:tc>
        <w:tc>
          <w:tcPr>
            <w:tcW w:w="2414" w:type="dxa"/>
          </w:tcPr>
          <w:p w14:paraId="4F8C0122" w14:textId="258079E7" w:rsidR="001E0E51" w:rsidRPr="001E0E51" w:rsidRDefault="002D7F4A" w:rsidP="001E0E51">
            <w:pPr>
              <w:spacing w:line="240" w:lineRule="auto"/>
              <w:jc w:val="left"/>
              <w:rPr>
                <w:lang w:val="en-GB"/>
              </w:rPr>
            </w:pPr>
            <w:r>
              <w:rPr>
                <w:lang w:val="en-GB"/>
              </w:rPr>
              <w:t xml:space="preserve">Datasets from </w:t>
            </w:r>
            <w:r w:rsidR="00D2118A">
              <w:rPr>
                <w:lang w:val="en-GB"/>
              </w:rPr>
              <w:t xml:space="preserve">the products listed in clause </w:t>
            </w:r>
            <w:r w:rsidR="00D2118A">
              <w:rPr>
                <w:lang w:val="en-GB"/>
              </w:rPr>
              <w:fldChar w:fldCharType="begin"/>
            </w:r>
            <w:r w:rsidR="00D2118A">
              <w:rPr>
                <w:lang w:val="en-GB"/>
              </w:rPr>
              <w:instrText xml:space="preserve"> REF _Ref180950021 \r \h </w:instrText>
            </w:r>
            <w:r w:rsidR="00A27F07">
              <w:rPr>
                <w:lang w:val="en-GB"/>
              </w:rPr>
              <w:instrText xml:space="preserve"> \* MERGEFORMAT </w:instrText>
            </w:r>
            <w:r w:rsidR="00D2118A">
              <w:rPr>
                <w:lang w:val="en-GB"/>
              </w:rPr>
            </w:r>
            <w:r w:rsidR="00D2118A">
              <w:rPr>
                <w:lang w:val="en-GB"/>
              </w:rPr>
              <w:fldChar w:fldCharType="separate"/>
            </w:r>
            <w:r w:rsidR="00D2118A">
              <w:rPr>
                <w:lang w:val="en-GB"/>
              </w:rPr>
              <w:t>1.1</w:t>
            </w:r>
            <w:r w:rsidR="00D2118A">
              <w:rPr>
                <w:lang w:val="en-GB"/>
              </w:rPr>
              <w:fldChar w:fldCharType="end"/>
            </w:r>
            <w:r w:rsidR="00D2118A">
              <w:rPr>
                <w:lang w:val="en-GB"/>
              </w:rPr>
              <w:t xml:space="preserve"> (Scope).</w:t>
            </w:r>
          </w:p>
        </w:tc>
      </w:tr>
      <w:tr w:rsidR="00EB2454" w:rsidRPr="001B5F6E" w14:paraId="7C122CAD" w14:textId="63E43A57" w:rsidTr="00A7566F">
        <w:trPr>
          <w:cantSplit/>
        </w:trPr>
        <w:tc>
          <w:tcPr>
            <w:tcW w:w="761" w:type="dxa"/>
          </w:tcPr>
          <w:p w14:paraId="2D16B316" w14:textId="191BF8A2" w:rsidR="00336B36" w:rsidRPr="001B5F6E" w:rsidRDefault="00C13204" w:rsidP="00D24C0B">
            <w:pPr>
              <w:spacing w:after="120" w:line="240" w:lineRule="auto"/>
              <w:rPr>
                <w:lang w:val="en-GB"/>
              </w:rPr>
            </w:pPr>
            <w:r>
              <w:rPr>
                <w:lang w:val="en-GB"/>
              </w:rPr>
              <w:lastRenderedPageBreak/>
              <w:t>4</w:t>
            </w:r>
          </w:p>
        </w:tc>
        <w:tc>
          <w:tcPr>
            <w:tcW w:w="3594" w:type="dxa"/>
          </w:tcPr>
          <w:p w14:paraId="5AE115E7" w14:textId="6D19E54D" w:rsidR="00336B36" w:rsidRPr="001B5F6E" w:rsidRDefault="00336B36" w:rsidP="00336B36">
            <w:pPr>
              <w:spacing w:after="120" w:line="240" w:lineRule="auto"/>
              <w:jc w:val="left"/>
              <w:rPr>
                <w:lang w:val="en-GB"/>
              </w:rPr>
            </w:pPr>
            <w:r w:rsidRPr="001B5F6E">
              <w:rPr>
                <w:lang w:val="en-GB"/>
              </w:rPr>
              <w:t>S-100 generic checks for exchange sets</w:t>
            </w:r>
          </w:p>
        </w:tc>
        <w:tc>
          <w:tcPr>
            <w:tcW w:w="1760" w:type="dxa"/>
          </w:tcPr>
          <w:p w14:paraId="081220A1" w14:textId="77777777" w:rsidR="00336B36" w:rsidRPr="001B5F6E" w:rsidRDefault="00336B36" w:rsidP="00D24C0B">
            <w:pPr>
              <w:spacing w:after="120" w:line="240" w:lineRule="auto"/>
              <w:rPr>
                <w:lang w:val="en-GB"/>
              </w:rPr>
            </w:pPr>
            <w:r w:rsidRPr="001B5F6E">
              <w:rPr>
                <w:lang w:val="en-GB"/>
              </w:rPr>
              <w:t>S-158:100</w:t>
            </w:r>
          </w:p>
        </w:tc>
        <w:tc>
          <w:tcPr>
            <w:tcW w:w="2414" w:type="dxa"/>
          </w:tcPr>
          <w:p w14:paraId="3A7A6E92" w14:textId="77777777" w:rsidR="00336B36" w:rsidRPr="001B5F6E" w:rsidRDefault="00336B36" w:rsidP="00336B36">
            <w:pPr>
              <w:spacing w:after="120" w:line="240" w:lineRule="auto"/>
              <w:jc w:val="left"/>
              <w:rPr>
                <w:lang w:val="en-GB"/>
              </w:rPr>
            </w:pPr>
            <w:r w:rsidRPr="001B5F6E">
              <w:rPr>
                <w:lang w:val="en-GB"/>
              </w:rPr>
              <w:t>Exchange set</w:t>
            </w:r>
          </w:p>
        </w:tc>
      </w:tr>
      <w:tr w:rsidR="00EB2454" w:rsidRPr="001B5F6E" w14:paraId="66A47952" w14:textId="02CCD374" w:rsidTr="00A7566F">
        <w:trPr>
          <w:cantSplit/>
        </w:trPr>
        <w:tc>
          <w:tcPr>
            <w:tcW w:w="761" w:type="dxa"/>
          </w:tcPr>
          <w:p w14:paraId="6048E8D3" w14:textId="611E27E8" w:rsidR="00336B36" w:rsidRPr="001B5F6E" w:rsidRDefault="00C13204" w:rsidP="00D24C0B">
            <w:pPr>
              <w:spacing w:after="120" w:line="240" w:lineRule="auto"/>
              <w:rPr>
                <w:lang w:val="en-GB"/>
              </w:rPr>
            </w:pPr>
            <w:r>
              <w:rPr>
                <w:lang w:val="en-GB"/>
              </w:rPr>
              <w:t>5</w:t>
            </w:r>
          </w:p>
        </w:tc>
        <w:tc>
          <w:tcPr>
            <w:tcW w:w="3594" w:type="dxa"/>
          </w:tcPr>
          <w:p w14:paraId="6818C9C8" w14:textId="4B8EAA25" w:rsidR="005C2DC6" w:rsidRPr="001B5F6E" w:rsidRDefault="00336B36" w:rsidP="00336B36">
            <w:pPr>
              <w:spacing w:after="120" w:line="240" w:lineRule="auto"/>
              <w:jc w:val="left"/>
              <w:rPr>
                <w:lang w:val="en-GB"/>
              </w:rPr>
            </w:pPr>
            <w:r w:rsidRPr="001B5F6E">
              <w:rPr>
                <w:lang w:val="en-GB"/>
              </w:rPr>
              <w:t>Product-specific checks for exchange sets</w:t>
            </w:r>
          </w:p>
        </w:tc>
        <w:tc>
          <w:tcPr>
            <w:tcW w:w="1760" w:type="dxa"/>
          </w:tcPr>
          <w:p w14:paraId="1A01E369" w14:textId="03BD703D" w:rsidR="00336B36" w:rsidRPr="001B5F6E" w:rsidRDefault="00E938FE" w:rsidP="00D24C0B">
            <w:pPr>
              <w:spacing w:after="120" w:line="240" w:lineRule="auto"/>
              <w:rPr>
                <w:lang w:val="en-GB"/>
              </w:rPr>
            </w:pPr>
            <w:r>
              <w:rPr>
                <w:lang w:val="en-GB"/>
              </w:rPr>
              <w:t>S-158:</w:t>
            </w:r>
            <w:r w:rsidR="002D7F4A">
              <w:rPr>
                <w:lang w:val="en-GB"/>
              </w:rPr>
              <w:t>1xx</w:t>
            </w:r>
          </w:p>
        </w:tc>
        <w:tc>
          <w:tcPr>
            <w:tcW w:w="2414" w:type="dxa"/>
          </w:tcPr>
          <w:p w14:paraId="557E003F" w14:textId="04E92052" w:rsidR="00336B36" w:rsidRPr="001B5F6E" w:rsidRDefault="00336B36" w:rsidP="00336B36">
            <w:pPr>
              <w:spacing w:after="120" w:line="240" w:lineRule="auto"/>
              <w:jc w:val="left"/>
              <w:rPr>
                <w:lang w:val="en-GB"/>
              </w:rPr>
            </w:pPr>
            <w:r>
              <w:rPr>
                <w:lang w:val="en-GB"/>
              </w:rPr>
              <w:t>E</w:t>
            </w:r>
            <w:r w:rsidRPr="001B5F6E">
              <w:rPr>
                <w:lang w:val="en-GB"/>
              </w:rPr>
              <w:t>xchange set</w:t>
            </w:r>
          </w:p>
        </w:tc>
      </w:tr>
      <w:tr w:rsidR="00EB2454" w:rsidRPr="001B5F6E" w14:paraId="4CA431AB" w14:textId="77777777" w:rsidTr="00A7566F">
        <w:trPr>
          <w:cantSplit/>
        </w:trPr>
        <w:tc>
          <w:tcPr>
            <w:tcW w:w="761" w:type="dxa"/>
          </w:tcPr>
          <w:p w14:paraId="3099D7BA" w14:textId="5CEDCCF1" w:rsidR="00EB2454" w:rsidRDefault="00C13204" w:rsidP="00D24C0B">
            <w:pPr>
              <w:spacing w:after="120" w:line="240" w:lineRule="auto"/>
              <w:rPr>
                <w:lang w:val="en-GB"/>
              </w:rPr>
            </w:pPr>
            <w:r>
              <w:rPr>
                <w:lang w:val="en-GB"/>
              </w:rPr>
              <w:t>6</w:t>
            </w:r>
          </w:p>
        </w:tc>
        <w:tc>
          <w:tcPr>
            <w:tcW w:w="3594" w:type="dxa"/>
          </w:tcPr>
          <w:p w14:paraId="18F5B9D0" w14:textId="6BF6FD62" w:rsidR="00EB2454" w:rsidRPr="001B5F6E" w:rsidRDefault="00EB2454" w:rsidP="00336B36">
            <w:pPr>
              <w:spacing w:after="120" w:line="240" w:lineRule="auto"/>
              <w:jc w:val="left"/>
              <w:rPr>
                <w:lang w:val="en-GB"/>
              </w:rPr>
            </w:pPr>
            <w:r w:rsidRPr="00EB2454">
              <w:rPr>
                <w:lang w:val="en-GB"/>
              </w:rPr>
              <w:t>Interoperability checks for discovery metadata</w:t>
            </w:r>
          </w:p>
        </w:tc>
        <w:tc>
          <w:tcPr>
            <w:tcW w:w="1760" w:type="dxa"/>
          </w:tcPr>
          <w:p w14:paraId="25E61FBB" w14:textId="55EE89DB" w:rsidR="00EB2454" w:rsidRDefault="00EB2454" w:rsidP="00D24C0B">
            <w:pPr>
              <w:spacing w:after="120" w:line="240" w:lineRule="auto"/>
              <w:rPr>
                <w:lang w:val="en-GB"/>
              </w:rPr>
            </w:pPr>
            <w:r w:rsidRPr="00EB2454">
              <w:rPr>
                <w:lang w:val="en-GB"/>
              </w:rPr>
              <w:t xml:space="preserve">S-158:98 </w:t>
            </w:r>
            <w:r w:rsidR="00D2118A">
              <w:rPr>
                <w:lang w:val="en-GB"/>
              </w:rPr>
              <w:t>Checks whose inputs include CATALOG.XML</w:t>
            </w:r>
          </w:p>
        </w:tc>
        <w:tc>
          <w:tcPr>
            <w:tcW w:w="2414" w:type="dxa"/>
          </w:tcPr>
          <w:p w14:paraId="085C0122" w14:textId="6AE3AC72" w:rsidR="00EB2454" w:rsidRDefault="00EB2454" w:rsidP="00336B36">
            <w:pPr>
              <w:spacing w:after="120" w:line="240" w:lineRule="auto"/>
              <w:jc w:val="left"/>
              <w:rPr>
                <w:lang w:val="en-GB"/>
              </w:rPr>
            </w:pPr>
            <w:r>
              <w:rPr>
                <w:lang w:val="en-GB"/>
              </w:rPr>
              <w:t>CATALOG.XML</w:t>
            </w:r>
          </w:p>
        </w:tc>
      </w:tr>
      <w:tr w:rsidR="00684F58" w:rsidRPr="001B5F6E" w14:paraId="36A9CFF1" w14:textId="77777777" w:rsidTr="00A7566F">
        <w:trPr>
          <w:cantSplit/>
          <w:ins w:id="250" w:author="Raphael Malyankar" w:date="2026-08-31T15:35:00Z"/>
        </w:trPr>
        <w:tc>
          <w:tcPr>
            <w:tcW w:w="761" w:type="dxa"/>
          </w:tcPr>
          <w:p w14:paraId="68525134" w14:textId="5DA593D0" w:rsidR="00684F58" w:rsidRDefault="00684F58" w:rsidP="00684F58">
            <w:pPr>
              <w:spacing w:after="120" w:line="240" w:lineRule="auto"/>
              <w:rPr>
                <w:ins w:id="251" w:author="Raphael Malyankar" w:date="2026-08-31T15:35:00Z" w16du:dateUtc="2026-08-31T22:35:00Z"/>
                <w:lang w:val="en-GB"/>
              </w:rPr>
            </w:pPr>
            <w:ins w:id="252" w:author="Raphael Malyankar" w:date="2026-08-31T15:35:00Z" w16du:dateUtc="2026-08-31T22:35:00Z">
              <w:r>
                <w:rPr>
                  <w:lang w:val="en-GB"/>
                </w:rPr>
                <w:t>7</w:t>
              </w:r>
            </w:ins>
          </w:p>
        </w:tc>
        <w:tc>
          <w:tcPr>
            <w:tcW w:w="3594" w:type="dxa"/>
          </w:tcPr>
          <w:p w14:paraId="39021EEB" w14:textId="6AE07E6B" w:rsidR="00684F58" w:rsidRPr="00EB2454" w:rsidRDefault="00684F58" w:rsidP="00684F58">
            <w:pPr>
              <w:spacing w:after="120" w:line="240" w:lineRule="auto"/>
              <w:jc w:val="left"/>
              <w:rPr>
                <w:ins w:id="253" w:author="Raphael Malyankar" w:date="2026-08-31T15:35:00Z" w16du:dateUtc="2026-08-31T22:35:00Z"/>
                <w:lang w:val="en-GB"/>
              </w:rPr>
            </w:pPr>
            <w:ins w:id="254" w:author="Raphael Malyankar" w:date="2026-08-31T15:35:00Z" w16du:dateUtc="2026-08-31T22:35:00Z">
              <w:r>
                <w:rPr>
                  <w:lang w:val="en-GB"/>
                </w:rPr>
                <w:t>Conformance to S-98 Data Constraints Annex</w:t>
              </w:r>
            </w:ins>
          </w:p>
        </w:tc>
        <w:tc>
          <w:tcPr>
            <w:tcW w:w="1760" w:type="dxa"/>
          </w:tcPr>
          <w:p w14:paraId="2168EDD9" w14:textId="415EC735" w:rsidR="00684F58" w:rsidRPr="00EB2454" w:rsidRDefault="00684F58" w:rsidP="00684F58">
            <w:pPr>
              <w:spacing w:after="120" w:line="240" w:lineRule="auto"/>
              <w:rPr>
                <w:ins w:id="255" w:author="Raphael Malyankar" w:date="2026-08-31T15:35:00Z" w16du:dateUtc="2026-08-31T22:35:00Z"/>
                <w:lang w:val="en-GB"/>
              </w:rPr>
            </w:pPr>
            <w:ins w:id="256" w:author="Raphael Malyankar" w:date="2026-08-31T15:35:00Z" w16du:dateUtc="2026-08-31T22:35:00Z">
              <w:r>
                <w:rPr>
                  <w:lang w:val="en-GB"/>
                </w:rPr>
                <w:t>S-158:98 98_800x series</w:t>
              </w:r>
            </w:ins>
          </w:p>
        </w:tc>
        <w:tc>
          <w:tcPr>
            <w:tcW w:w="2414" w:type="dxa"/>
          </w:tcPr>
          <w:p w14:paraId="51795474" w14:textId="6C0D0B4D" w:rsidR="00684F58" w:rsidRDefault="00684F58" w:rsidP="00684F58">
            <w:pPr>
              <w:spacing w:after="120" w:line="240" w:lineRule="auto"/>
              <w:jc w:val="left"/>
              <w:rPr>
                <w:ins w:id="257" w:author="Raphael Malyankar" w:date="2026-08-31T15:35:00Z" w16du:dateUtc="2026-08-31T22:35:00Z"/>
                <w:lang w:val="en-GB"/>
              </w:rPr>
            </w:pPr>
            <w:ins w:id="258" w:author="Raphael Malyankar" w:date="2026-08-31T15:35:00Z" w16du:dateUtc="2026-08-31T22:35:00Z">
              <w:r>
                <w:rPr>
                  <w:lang w:val="en-GB"/>
                </w:rPr>
                <w:t>D</w:t>
              </w:r>
              <w:r w:rsidRPr="00684F58">
                <w:rPr>
                  <w:lang w:val="en-GB"/>
                </w:rPr>
                <w:t>atasets and exchange sets intended for ECDIS</w:t>
              </w:r>
            </w:ins>
          </w:p>
        </w:tc>
      </w:tr>
      <w:tr w:rsidR="00EB2454" w:rsidRPr="001B5F6E" w14:paraId="4369354E" w14:textId="77777777" w:rsidTr="00A7566F">
        <w:trPr>
          <w:cantSplit/>
        </w:trPr>
        <w:tc>
          <w:tcPr>
            <w:tcW w:w="761" w:type="dxa"/>
          </w:tcPr>
          <w:p w14:paraId="20C341B4" w14:textId="7D6A7EC0" w:rsidR="00EB2454" w:rsidRDefault="00684F58" w:rsidP="00D24C0B">
            <w:pPr>
              <w:spacing w:after="120" w:line="240" w:lineRule="auto"/>
              <w:rPr>
                <w:lang w:val="en-GB"/>
              </w:rPr>
            </w:pPr>
            <w:ins w:id="259" w:author="Raphael Malyankar" w:date="2026-08-31T15:35:00Z" w16du:dateUtc="2026-08-31T22:35:00Z">
              <w:r>
                <w:rPr>
                  <w:lang w:val="en-GB"/>
                </w:rPr>
                <w:t>8</w:t>
              </w:r>
            </w:ins>
            <w:del w:id="260" w:author="Raphael Malyankar" w:date="2026-08-31T15:35:00Z" w16du:dateUtc="2026-08-31T22:35:00Z">
              <w:r w:rsidR="00C13204" w:rsidDel="00684F58">
                <w:rPr>
                  <w:lang w:val="en-GB"/>
                </w:rPr>
                <w:delText>7</w:delText>
              </w:r>
            </w:del>
          </w:p>
        </w:tc>
        <w:tc>
          <w:tcPr>
            <w:tcW w:w="3594" w:type="dxa"/>
          </w:tcPr>
          <w:p w14:paraId="7DBC5EB1" w14:textId="3615BD68" w:rsidR="00EB2454" w:rsidRPr="00EB2454" w:rsidRDefault="00EB2454" w:rsidP="00336B36">
            <w:pPr>
              <w:spacing w:after="120" w:line="240" w:lineRule="auto"/>
              <w:jc w:val="left"/>
              <w:rPr>
                <w:lang w:val="en-GB"/>
              </w:rPr>
            </w:pPr>
            <w:r w:rsidRPr="00EB2454">
              <w:rPr>
                <w:lang w:val="en-GB"/>
              </w:rPr>
              <w:t>Product catalogue checks</w:t>
            </w:r>
          </w:p>
        </w:tc>
        <w:tc>
          <w:tcPr>
            <w:tcW w:w="1760" w:type="dxa"/>
          </w:tcPr>
          <w:p w14:paraId="3E89B75E" w14:textId="7B05CEF3" w:rsidR="00EB2454" w:rsidRPr="00EB2454" w:rsidRDefault="00EB2454" w:rsidP="00D24C0B">
            <w:pPr>
              <w:spacing w:after="120" w:line="240" w:lineRule="auto"/>
              <w:rPr>
                <w:lang w:val="en-GB"/>
              </w:rPr>
            </w:pPr>
            <w:r w:rsidRPr="00EB2454">
              <w:rPr>
                <w:lang w:val="en-GB"/>
              </w:rPr>
              <w:t>S-158:128</w:t>
            </w:r>
          </w:p>
        </w:tc>
        <w:tc>
          <w:tcPr>
            <w:tcW w:w="2414" w:type="dxa"/>
          </w:tcPr>
          <w:p w14:paraId="444C6FC8" w14:textId="190218CB" w:rsidR="00EB2454" w:rsidRDefault="00EB2454" w:rsidP="00336B36">
            <w:pPr>
              <w:spacing w:after="120" w:line="240" w:lineRule="auto"/>
              <w:jc w:val="left"/>
              <w:rPr>
                <w:lang w:val="en-GB"/>
              </w:rPr>
            </w:pPr>
            <w:r w:rsidRPr="00EB2454">
              <w:rPr>
                <w:lang w:val="en-GB"/>
              </w:rPr>
              <w:t>S-128 datasets</w:t>
            </w:r>
          </w:p>
        </w:tc>
      </w:tr>
    </w:tbl>
    <w:p w14:paraId="25902464" w14:textId="77777777" w:rsidR="001B5F6E" w:rsidRDefault="001B5F6E" w:rsidP="00AB1767">
      <w:pPr>
        <w:tabs>
          <w:tab w:val="left" w:pos="1701"/>
        </w:tabs>
        <w:spacing w:after="120" w:line="240" w:lineRule="auto"/>
        <w:rPr>
          <w:lang w:val="en-GB"/>
        </w:rPr>
      </w:pPr>
    </w:p>
    <w:p w14:paraId="15300E5D" w14:textId="6DB68DB1" w:rsidR="005672D8" w:rsidRPr="005672D8" w:rsidRDefault="005672D8" w:rsidP="005672D8">
      <w:pPr>
        <w:pStyle w:val="AppH-A"/>
        <w:rPr>
          <w:lang w:val="en-GB"/>
        </w:rPr>
      </w:pPr>
      <w:bookmarkStart w:id="261" w:name="_Toc191347227"/>
      <w:r w:rsidRPr="005672D8">
        <w:rPr>
          <w:lang w:val="en-GB"/>
        </w:rPr>
        <w:t>Check messages</w:t>
      </w:r>
      <w:bookmarkEnd w:id="261"/>
    </w:p>
    <w:p w14:paraId="174F4BC5" w14:textId="7C570E79" w:rsidR="005672D8" w:rsidRDefault="005672D8" w:rsidP="005672D8">
      <w:pPr>
        <w:tabs>
          <w:tab w:val="left" w:pos="1701"/>
        </w:tabs>
        <w:spacing w:after="120" w:line="240" w:lineRule="auto"/>
        <w:rPr>
          <w:lang w:val="en-GB"/>
        </w:rPr>
      </w:pPr>
      <w:r w:rsidRPr="005672D8">
        <w:rPr>
          <w:lang w:val="en-GB"/>
        </w:rPr>
        <w:t xml:space="preserve">Application software is expected to identify the location where the error was detected, and indicate the location in addition to the check message. </w:t>
      </w:r>
      <w:r w:rsidR="00D04A6D">
        <w:rPr>
          <w:lang w:val="en-GB"/>
        </w:rPr>
        <w:t>The location should be identified to as high a level of detail as possible for the specific check (for some checks this may be individual features, for others it may be only possible to identify the dataset file</w:t>
      </w:r>
      <w:r w:rsidR="00CA236E">
        <w:rPr>
          <w:lang w:val="en-GB"/>
        </w:rPr>
        <w:t>(s)</w:t>
      </w:r>
      <w:r w:rsidR="00D04A6D">
        <w:rPr>
          <w:lang w:val="en-GB"/>
        </w:rPr>
        <w:t xml:space="preserve">). </w:t>
      </w:r>
      <w:r w:rsidRPr="005672D8">
        <w:rPr>
          <w:lang w:val="en-GB"/>
        </w:rPr>
        <w:t>The method used to identify and indicate the location will depend on the format and is left to the application software developer.</w:t>
      </w:r>
    </w:p>
    <w:p w14:paraId="5D1B059F" w14:textId="2506BFF7" w:rsidR="00861E96" w:rsidRDefault="00861E96" w:rsidP="00611211">
      <w:pPr>
        <w:pStyle w:val="Heading1"/>
        <w:rPr>
          <w:lang w:val="en-GB"/>
        </w:rPr>
      </w:pPr>
      <w:bookmarkStart w:id="262" w:name="_Ref172572049"/>
      <w:bookmarkStart w:id="263" w:name="_Toc191347228"/>
      <w:r>
        <w:rPr>
          <w:lang w:val="en-GB"/>
        </w:rPr>
        <w:t>Check Classification</w:t>
      </w:r>
      <w:bookmarkEnd w:id="262"/>
      <w:bookmarkEnd w:id="263"/>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70389C75" w14:textId="78CA8E36" w:rsidR="00036D8E" w:rsidRDefault="00861E96" w:rsidP="00036D8E">
      <w:pPr>
        <w:pStyle w:val="Heading1"/>
        <w:rPr>
          <w:lang w:val="en-GB"/>
        </w:rPr>
      </w:pPr>
      <w:bookmarkStart w:id="264" w:name="_Ref172575919"/>
      <w:bookmarkStart w:id="265" w:name="_Toc191347229"/>
      <w:r>
        <w:rPr>
          <w:lang w:val="en-GB"/>
        </w:rPr>
        <w:t>Geometry and Spatial Operators</w:t>
      </w:r>
      <w:bookmarkEnd w:id="264"/>
      <w:bookmarkEnd w:id="265"/>
    </w:p>
    <w:p w14:paraId="422F5242" w14:textId="19ACA278" w:rsidR="00CE04DE" w:rsidRDefault="00003984" w:rsidP="00600EF7">
      <w:pPr>
        <w:rPr>
          <w:lang w:val="en-GB"/>
        </w:rPr>
      </w:pPr>
      <w:r>
        <w:rPr>
          <w:lang w:val="en-GB"/>
        </w:rPr>
        <w:t>S-102</w:t>
      </w:r>
      <w:del w:id="266" w:author="Raphael Malyankar" w:date="2026-08-31T15:38:00Z" w16du:dateUtc="2026-08-31T22:38:00Z">
        <w:r w:rsidR="00532138" w:rsidDel="00A95C4F">
          <w:rPr>
            <w:lang w:val="en-GB"/>
          </w:rPr>
          <w:delText xml:space="preserve"> Edition 3.0.x</w:delText>
        </w:r>
      </w:del>
      <w:r>
        <w:rPr>
          <w:lang w:val="en-GB"/>
        </w:rPr>
        <w:t>, S-10</w:t>
      </w:r>
      <w:r w:rsidR="00CE04DE">
        <w:rPr>
          <w:lang w:val="en-GB"/>
        </w:rPr>
        <w:t>4</w:t>
      </w:r>
      <w:r>
        <w:rPr>
          <w:lang w:val="en-GB"/>
        </w:rPr>
        <w:t xml:space="preserve"> and </w:t>
      </w:r>
      <w:r w:rsidR="006A1B6A">
        <w:rPr>
          <w:lang w:val="en-GB"/>
        </w:rPr>
        <w:t>S-111</w:t>
      </w:r>
      <w:del w:id="267" w:author="Raphael Malyankar" w:date="2026-08-31T15:38:00Z" w16du:dateUtc="2026-08-31T22:38:00Z">
        <w:r w:rsidR="0089534A" w:rsidDel="00A95C4F">
          <w:rPr>
            <w:lang w:val="en-GB"/>
          </w:rPr>
          <w:delText xml:space="preserve"> Edition</w:delText>
        </w:r>
        <w:r w:rsidDel="00A95C4F">
          <w:rPr>
            <w:lang w:val="en-GB"/>
          </w:rPr>
          <w:delText>s</w:delText>
        </w:r>
        <w:r w:rsidR="0089534A" w:rsidDel="00A95C4F">
          <w:rPr>
            <w:lang w:val="en-GB"/>
          </w:rPr>
          <w:delText xml:space="preserve"> </w:delText>
        </w:r>
        <w:r w:rsidR="00E64E9E" w:rsidDel="00A95C4F">
          <w:rPr>
            <w:lang w:val="en-GB"/>
          </w:rPr>
          <w:delText>2</w:delText>
        </w:r>
        <w:r w:rsidR="0089534A" w:rsidDel="00A95C4F">
          <w:rPr>
            <w:lang w:val="en-GB"/>
          </w:rPr>
          <w:delText>.0.</w:delText>
        </w:r>
        <w:r w:rsidR="00532138" w:rsidDel="00A95C4F">
          <w:rPr>
            <w:lang w:val="en-GB"/>
          </w:rPr>
          <w:delText>x</w:delText>
        </w:r>
      </w:del>
      <w:ins w:id="268" w:author="Raphael Malyankar" w:date="2026-08-31T15:40:00Z" w16du:dateUtc="2026-08-31T22:40:00Z">
        <w:r w:rsidR="00A95C4F">
          <w:rPr>
            <w:lang w:val="en-GB"/>
          </w:rPr>
          <w:t xml:space="preserve"> (</w:t>
        </w:r>
      </w:ins>
      <w:ins w:id="269" w:author="Raphael Malyankar" w:date="2026-08-31T15:39:00Z" w16du:dateUtc="2026-08-31T22:39:00Z">
        <w:r w:rsidR="00A95C4F">
          <w:rPr>
            <w:lang w:val="en-GB"/>
          </w:rPr>
          <w:t xml:space="preserve">in </w:t>
        </w:r>
      </w:ins>
      <w:ins w:id="270" w:author="Raphael Malyankar" w:date="2026-08-31T15:40:00Z" w16du:dateUtc="2026-08-31T22:40:00Z">
        <w:r w:rsidR="00A95C4F">
          <w:rPr>
            <w:lang w:val="en-GB"/>
          </w:rPr>
          <w:t xml:space="preserve">editions </w:t>
        </w:r>
      </w:ins>
      <w:ins w:id="271" w:author="Raphael Malyankar" w:date="2026-08-31T16:08:00Z" w16du:dateUtc="2026-08-31T23:08:00Z">
        <w:r w:rsidR="002E5489">
          <w:rPr>
            <w:lang w:val="en-GB"/>
          </w:rPr>
          <w:t xml:space="preserve">that are </w:t>
        </w:r>
      </w:ins>
      <w:ins w:id="272" w:author="Raphael Malyankar" w:date="2026-08-31T15:39:00Z" w16du:dateUtc="2026-08-31T22:39:00Z">
        <w:r w:rsidR="00A95C4F">
          <w:rPr>
            <w:lang w:val="en-GB"/>
          </w:rPr>
          <w:t xml:space="preserve">current or </w:t>
        </w:r>
      </w:ins>
      <w:ins w:id="273" w:author="Raphael Malyankar" w:date="2026-08-31T16:08:00Z" w16du:dateUtc="2026-08-31T23:08:00Z">
        <w:r w:rsidR="008361F6">
          <w:rPr>
            <w:lang w:val="en-GB"/>
          </w:rPr>
          <w:t>in preparation</w:t>
        </w:r>
      </w:ins>
      <w:ins w:id="274" w:author="Raphael Malyankar" w:date="2026-08-31T15:39:00Z" w16du:dateUtc="2026-08-31T22:39:00Z">
        <w:r w:rsidR="00A95C4F">
          <w:rPr>
            <w:lang w:val="en-GB"/>
          </w:rPr>
          <w:t xml:space="preserve"> as of the date of this document</w:t>
        </w:r>
      </w:ins>
      <w:ins w:id="275" w:author="Raphael Malyankar" w:date="2026-08-31T15:40:00Z" w16du:dateUtc="2026-08-31T22:40:00Z">
        <w:r w:rsidR="00A95C4F">
          <w:rPr>
            <w:lang w:val="en-GB"/>
          </w:rPr>
          <w:t>)</w:t>
        </w:r>
      </w:ins>
      <w:ins w:id="276" w:author="Raphael Malyankar" w:date="2026-08-31T15:39:00Z" w16du:dateUtc="2026-08-31T22:39:00Z">
        <w:r w:rsidR="00A95C4F">
          <w:rPr>
            <w:lang w:val="en-GB"/>
          </w:rPr>
          <w:t xml:space="preserve"> </w:t>
        </w:r>
      </w:ins>
      <w:del w:id="277" w:author="Raphael Malyankar" w:date="2026-08-31T15:39:00Z" w16du:dateUtc="2026-08-31T22:39:00Z">
        <w:r w:rsidR="0089534A" w:rsidDel="00A95C4F">
          <w:rPr>
            <w:lang w:val="en-GB"/>
          </w:rPr>
          <w:delText xml:space="preserve"> datasets </w:delText>
        </w:r>
      </w:del>
      <w:r w:rsidR="00EC329E">
        <w:rPr>
          <w:lang w:val="en-GB"/>
        </w:rPr>
        <w:t xml:space="preserve">use coverage spatial types and </w:t>
      </w:r>
      <w:r w:rsidR="00EA59ED">
        <w:rPr>
          <w:lang w:val="en-GB"/>
        </w:rPr>
        <w:t xml:space="preserve">do not </w:t>
      </w:r>
      <w:r w:rsidR="0089534A">
        <w:rPr>
          <w:lang w:val="en-GB"/>
        </w:rPr>
        <w:t>use vector geometry</w:t>
      </w:r>
      <w:r w:rsidR="00EC329E">
        <w:rPr>
          <w:lang w:val="en-GB"/>
        </w:rPr>
        <w:t xml:space="preserve"> (points, curves, or surface spatial primitives, except that points are used in point coverages</w:t>
      </w:r>
      <w:r w:rsidR="00CE04DE">
        <w:rPr>
          <w:lang w:val="en-GB"/>
        </w:rPr>
        <w:t xml:space="preserve"> and polygon geometry is used in domain extent polygons</w:t>
      </w:r>
      <w:r w:rsidR="00EC329E">
        <w:rPr>
          <w:lang w:val="en-GB"/>
        </w:rPr>
        <w:t>)</w:t>
      </w:r>
      <w:r w:rsidR="0089534A">
        <w:rPr>
          <w:lang w:val="en-GB"/>
        </w:rPr>
        <w:t>.</w:t>
      </w:r>
      <w:r w:rsidR="00CE04DE">
        <w:rPr>
          <w:lang w:val="en-GB"/>
        </w:rPr>
        <w:t xml:space="preserve"> The other data products covered by this Specification use vector geometry. In addition, vector geometry is used for coverage information in discovery metadata</w:t>
      </w:r>
      <w:r w:rsidR="004B699E">
        <w:rPr>
          <w:lang w:val="en-GB"/>
        </w:rPr>
        <w:t xml:space="preserve"> in all data products</w:t>
      </w:r>
      <w:r w:rsidR="00CE04DE">
        <w:rPr>
          <w:lang w:val="en-GB"/>
        </w:rPr>
        <w:t>.</w:t>
      </w:r>
    </w:p>
    <w:p w14:paraId="295D30AA" w14:textId="0CC5E7C1" w:rsidR="00600EF7" w:rsidRDefault="00CE04DE" w:rsidP="00600EF7">
      <w:pPr>
        <w:rPr>
          <w:lang w:val="en-GB"/>
        </w:rPr>
      </w:pPr>
      <w:r>
        <w:rPr>
          <w:lang w:val="en-GB"/>
        </w:rPr>
        <w:t xml:space="preserve">Any spatial operations mentioned in checks pertaining to vector spatial primitives (for example, domain extent polygons, coverage polygons, etc.) must conform to the operations for vector products described in S-158:100. </w:t>
      </w:r>
      <w:r w:rsidR="0089534A">
        <w:rPr>
          <w:lang w:val="en-GB"/>
        </w:rPr>
        <w:t>Any</w:t>
      </w:r>
      <w:r w:rsidR="00600EF7">
        <w:rPr>
          <w:lang w:val="en-GB"/>
        </w:rPr>
        <w:t xml:space="preserve"> spatial operators </w:t>
      </w:r>
      <w:r w:rsidR="0089534A">
        <w:rPr>
          <w:lang w:val="en-GB"/>
        </w:rPr>
        <w:t xml:space="preserve">mentioned in checks </w:t>
      </w:r>
      <w:r w:rsidR="00470235">
        <w:rPr>
          <w:lang w:val="en-GB"/>
        </w:rPr>
        <w:t>pertaining to positioning information or grid coordinates or extent must</w:t>
      </w:r>
      <w:r w:rsidR="0089534A">
        <w:rPr>
          <w:lang w:val="en-GB"/>
        </w:rPr>
        <w:t xml:space="preserve"> </w:t>
      </w:r>
      <w:r w:rsidR="00600EF7">
        <w:rPr>
          <w:lang w:val="en-GB"/>
        </w:rPr>
        <w:t>conform to</w:t>
      </w:r>
      <w:r>
        <w:rPr>
          <w:lang w:val="en-GB"/>
        </w:rPr>
        <w:t xml:space="preserve"> the operations for HDF5 coverage geometries specified in S-158:100</w:t>
      </w:r>
      <w:r w:rsidR="00600EF7">
        <w:rPr>
          <w:lang w:val="en-GB"/>
        </w:rPr>
        <w:t>.</w:t>
      </w:r>
    </w:p>
    <w:p w14:paraId="5C94D707" w14:textId="2A599B66" w:rsidR="00D15AE1" w:rsidRDefault="00D15AE1" w:rsidP="00D15AE1">
      <w:pPr>
        <w:tabs>
          <w:tab w:val="left" w:pos="1701"/>
        </w:tabs>
        <w:spacing w:after="120" w:line="240" w:lineRule="auto"/>
        <w:rPr>
          <w:lang w:val="en-GB"/>
        </w:rPr>
      </w:pPr>
      <w:r w:rsidRPr="00C53F21">
        <w:rPr>
          <w:lang w:val="en-GB"/>
        </w:rPr>
        <w:t>For all spatial operators a default tolerance</w:t>
      </w:r>
      <w:r w:rsidR="00C53F21">
        <w:rPr>
          <w:lang w:val="en-GB"/>
        </w:rPr>
        <w:t xml:space="preserve"> </w:t>
      </w:r>
      <w:r w:rsidRPr="00C53F21">
        <w:rPr>
          <w:lang w:val="en-GB"/>
        </w:rPr>
        <w:t>should be applied in validation software</w:t>
      </w:r>
      <w:r w:rsidR="003F4789">
        <w:rPr>
          <w:lang w:val="en-GB"/>
        </w:rPr>
        <w:t xml:space="preserve"> as follows:</w:t>
      </w:r>
    </w:p>
    <w:p w14:paraId="712358A8" w14:textId="20B1C02A" w:rsidR="003F4789" w:rsidRPr="003F4789" w:rsidRDefault="003F4789" w:rsidP="006B7BDC">
      <w:pPr>
        <w:pStyle w:val="ListParagraph"/>
        <w:numPr>
          <w:ilvl w:val="0"/>
          <w:numId w:val="25"/>
        </w:numPr>
        <w:tabs>
          <w:tab w:val="left" w:pos="1701"/>
        </w:tabs>
        <w:spacing w:line="240" w:lineRule="auto"/>
        <w:rPr>
          <w:lang w:val="en-GB"/>
        </w:rPr>
      </w:pPr>
      <w:r w:rsidRPr="003F4789">
        <w:rPr>
          <w:lang w:val="en-GB"/>
        </w:rPr>
        <w:t>For coordinates in decimal degrees – a tolerance of 10</w:t>
      </w:r>
      <w:r w:rsidRPr="00047ACC">
        <w:rPr>
          <w:vertAlign w:val="superscript"/>
          <w:lang w:val="en-GB"/>
        </w:rPr>
        <w:t>-7</w:t>
      </w:r>
      <w:r w:rsidRPr="003F4789">
        <w:rPr>
          <w:lang w:val="en-GB"/>
        </w:rPr>
        <w:t xml:space="preserve"> degrees or the precision of the lowest-precision coordinate field, whichever is greater.</w:t>
      </w:r>
    </w:p>
    <w:p w14:paraId="7901B246" w14:textId="3119D3F6" w:rsidR="003F4789" w:rsidRPr="003F4789" w:rsidRDefault="003F4789" w:rsidP="006B7BDC">
      <w:pPr>
        <w:pStyle w:val="ListParagraph"/>
        <w:numPr>
          <w:ilvl w:val="0"/>
          <w:numId w:val="25"/>
        </w:numPr>
        <w:tabs>
          <w:tab w:val="left" w:pos="1701"/>
        </w:tabs>
        <w:spacing w:line="240" w:lineRule="auto"/>
        <w:rPr>
          <w:lang w:val="en-GB"/>
        </w:rPr>
      </w:pPr>
      <w:r w:rsidRPr="003F4789">
        <w:rPr>
          <w:lang w:val="en-GB"/>
        </w:rPr>
        <w:t>For coordinates in metres (UTM or UPS) – a tolerance of 0.01 m or the precision of the lowest-precision coordinate field being compared, whichever is greater.</w:t>
      </w:r>
    </w:p>
    <w:p w14:paraId="1411FFA5" w14:textId="6388F703" w:rsidR="003F4789" w:rsidRDefault="003F4789" w:rsidP="00D15AE1">
      <w:pPr>
        <w:tabs>
          <w:tab w:val="left" w:pos="1701"/>
        </w:tabs>
        <w:spacing w:after="120" w:line="240" w:lineRule="auto"/>
        <w:rPr>
          <w:lang w:val="en-GB"/>
        </w:rPr>
      </w:pPr>
      <w:r>
        <w:rPr>
          <w:lang w:val="en-GB"/>
        </w:rPr>
        <w:t>EXAMPLE: If the coordinates of a bounding box in an HDF5 dataset carrier metadata (data type float or double) are being compared to bounding box coordinates in dataset discovery metadata (precision 2 decimal places) then the tolerance should be 0.01 decimal degrees (given that both use decimal degrees as the unit).</w:t>
      </w:r>
    </w:p>
    <w:p w14:paraId="5EF723C0" w14:textId="08CE7948" w:rsidR="002C7023" w:rsidRDefault="002C7023" w:rsidP="002C7023">
      <w:pPr>
        <w:pStyle w:val="Heading1"/>
        <w:rPr>
          <w:lang w:val="en-GB"/>
        </w:rPr>
      </w:pPr>
      <w:bookmarkStart w:id="278" w:name="_Ref179553442"/>
      <w:bookmarkStart w:id="279" w:name="_Ref179553447"/>
      <w:bookmarkStart w:id="280" w:name="_Toc191347230"/>
      <w:r>
        <w:rPr>
          <w:lang w:val="en-GB"/>
        </w:rPr>
        <w:t>Other Components of this Specification</w:t>
      </w:r>
      <w:bookmarkEnd w:id="278"/>
      <w:bookmarkEnd w:id="279"/>
      <w:bookmarkEnd w:id="280"/>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6302DFC4" w14:textId="59663E68" w:rsidR="002C7023" w:rsidRPr="008A6C75" w:rsidRDefault="002C7023">
      <w:pPr>
        <w:pStyle w:val="ListParagraph"/>
        <w:numPr>
          <w:ilvl w:val="0"/>
          <w:numId w:val="22"/>
        </w:numPr>
        <w:rPr>
          <w:lang w:val="en-GB"/>
        </w:rPr>
      </w:pPr>
      <w:r w:rsidRPr="00AE3D32">
        <w:rPr>
          <w:lang w:val="en-GB"/>
        </w:rPr>
        <w:lastRenderedPageBreak/>
        <w:t xml:space="preserve">Spreadsheet of </w:t>
      </w:r>
      <w:r w:rsidR="006A1B6A">
        <w:rPr>
          <w:lang w:val="en-GB"/>
        </w:rPr>
        <w:t>S-</w:t>
      </w:r>
      <w:r w:rsidR="00003984">
        <w:rPr>
          <w:lang w:val="en-GB"/>
        </w:rPr>
        <w:t>98</w:t>
      </w:r>
      <w:r w:rsidRPr="00AE3D32">
        <w:rPr>
          <w:lang w:val="en-GB"/>
        </w:rPr>
        <w:t xml:space="preserve"> validation checks named </w:t>
      </w:r>
      <w:r w:rsidR="00E2341D">
        <w:rPr>
          <w:lang w:val="en-GB"/>
        </w:rPr>
        <w:t>S</w:t>
      </w:r>
      <w:ins w:id="281" w:author="Raphael Malyankar" w:date="2026-08-31T16:09:00Z" w16du:dateUtc="2026-08-31T23:09:00Z">
        <w:r w:rsidR="008D1595">
          <w:rPr>
            <w:lang w:val="en-GB"/>
          </w:rPr>
          <w:t>-</w:t>
        </w:r>
      </w:ins>
      <w:r w:rsidR="00E2341D">
        <w:rPr>
          <w:lang w:val="en-GB"/>
        </w:rPr>
        <w:t>158_</w:t>
      </w:r>
      <w:r w:rsidR="00003984">
        <w:rPr>
          <w:lang w:val="en-GB"/>
        </w:rPr>
        <w:t>98</w:t>
      </w:r>
      <w:r w:rsidR="00E2341D">
        <w:rPr>
          <w:lang w:val="en-GB"/>
        </w:rPr>
        <w:t>_</w:t>
      </w:r>
      <w:ins w:id="282" w:author="Raphael Malyankar" w:date="2026-08-31T15:40:00Z" w16du:dateUtc="2026-08-31T22:40:00Z">
        <w:r w:rsidR="00A95C4F">
          <w:rPr>
            <w:lang w:val="en-GB"/>
          </w:rPr>
          <w:t>2</w:t>
        </w:r>
      </w:ins>
      <w:del w:id="283" w:author="Raphael Malyankar" w:date="2026-08-31T15:40:00Z" w16du:dateUtc="2026-08-31T22:40:00Z">
        <w:r w:rsidR="00A7566F" w:rsidDel="00A95C4F">
          <w:rPr>
            <w:lang w:val="en-GB"/>
          </w:rPr>
          <w:delText>1</w:delText>
        </w:r>
      </w:del>
      <w:r w:rsidR="00A7566F">
        <w:rPr>
          <w:lang w:val="en-GB"/>
        </w:rPr>
        <w:t>_0_0</w:t>
      </w:r>
      <w:r w:rsidR="00E2341D">
        <w:rPr>
          <w:lang w:val="en-GB"/>
        </w:rPr>
        <w:t>_</w:t>
      </w:r>
      <w:r w:rsidR="00000563">
        <w:rPr>
          <w:lang w:val="en-GB"/>
        </w:rPr>
        <w:t>YYYYMMDD. The build date is the YYYYMMDD suffix in the file name</w:t>
      </w:r>
      <w:r w:rsidR="00821AF8">
        <w:rPr>
          <w:lang w:val="en-GB"/>
        </w:rPr>
        <w:t>, whereas the “</w:t>
      </w:r>
      <w:ins w:id="284" w:author="Raphael Malyankar" w:date="2026-08-31T15:40:00Z" w16du:dateUtc="2026-08-31T22:40:00Z">
        <w:r w:rsidR="00A95C4F">
          <w:rPr>
            <w:lang w:val="en-GB"/>
          </w:rPr>
          <w:t>2</w:t>
        </w:r>
      </w:ins>
      <w:del w:id="285" w:author="Raphael Malyankar" w:date="2026-08-31T15:40:00Z" w16du:dateUtc="2026-08-31T22:40:00Z">
        <w:r w:rsidR="00A7566F" w:rsidDel="00A95C4F">
          <w:rPr>
            <w:lang w:val="en-GB"/>
          </w:rPr>
          <w:delText>1</w:delText>
        </w:r>
      </w:del>
      <w:r w:rsidR="00A7566F">
        <w:rPr>
          <w:lang w:val="en-GB"/>
        </w:rPr>
        <w:t>_0_0</w:t>
      </w:r>
      <w:r w:rsidR="00821AF8">
        <w:rPr>
          <w:lang w:val="en-GB"/>
        </w:rPr>
        <w:t>” component represents the edition, revision, and clarification number</w:t>
      </w:r>
      <w:r w:rsidR="00000563">
        <w:rPr>
          <w:lang w:val="en-GB"/>
        </w:rPr>
        <w:t>.</w:t>
      </w:r>
      <w:r w:rsidR="004B699E">
        <w:rPr>
          <w:lang w:val="en-GB"/>
        </w:rPr>
        <w:t xml:space="preserve"> The file with the </w:t>
      </w:r>
      <w:r w:rsidR="00821AF8">
        <w:rPr>
          <w:lang w:val="en-GB"/>
        </w:rPr>
        <w:t xml:space="preserve">same edition and revision number as this document but with the </w:t>
      </w:r>
      <w:r w:rsidR="004B699E">
        <w:rPr>
          <w:lang w:val="en-GB"/>
        </w:rPr>
        <w:t>most recent build date</w:t>
      </w:r>
      <w:r w:rsidR="00821AF8">
        <w:rPr>
          <w:lang w:val="en-GB"/>
        </w:rPr>
        <w:t xml:space="preserve"> must be used.</w:t>
      </w:r>
    </w:p>
    <w:p w14:paraId="623B95EC" w14:textId="77777777" w:rsidR="002C7023" w:rsidRPr="00600EF7" w:rsidRDefault="002C7023" w:rsidP="00600EF7">
      <w:pPr>
        <w:rPr>
          <w:lang w:val="en-GB"/>
        </w:rPr>
      </w:pPr>
    </w:p>
    <w:sectPr w:rsidR="002C7023" w:rsidRPr="00600EF7" w:rsidSect="00301BD2">
      <w:headerReference w:type="even" r:id="rId21"/>
      <w:headerReference w:type="default" r:id="rId22"/>
      <w:footerReference w:type="even" r:id="rId23"/>
      <w:footerReference w:type="default" r:id="rId2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ACEE8" w14:textId="77777777" w:rsidR="00BB52FF" w:rsidRDefault="00BB52FF" w:rsidP="003B41C3">
      <w:pPr>
        <w:spacing w:line="240" w:lineRule="auto"/>
      </w:pPr>
      <w:r>
        <w:separator/>
      </w:r>
    </w:p>
  </w:endnote>
  <w:endnote w:type="continuationSeparator" w:id="0">
    <w:p w14:paraId="69C2A853" w14:textId="77777777" w:rsidR="00BB52FF" w:rsidRDefault="00BB52FF"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6F2390C3" w:rsidR="009D0E32" w:rsidRPr="00B90C51" w:rsidRDefault="003A25B4" w:rsidP="00343120">
    <w:pPr>
      <w:pStyle w:val="Footer"/>
      <w:tabs>
        <w:tab w:val="center" w:pos="4395"/>
        <w:tab w:val="right" w:pos="8931"/>
      </w:tabs>
      <w:spacing w:after="0"/>
      <w:jc w:val="center"/>
      <w:rPr>
        <w:rFonts w:ascii="Arial" w:hAnsi="Arial" w:cs="Arial"/>
        <w:sz w:val="16"/>
      </w:rPr>
    </w:pPr>
    <w:r>
      <w:rPr>
        <w:rFonts w:ascii="Arial" w:hAnsi="Arial" w:cs="Arial"/>
        <w:sz w:val="16"/>
      </w:rPr>
      <w:t>WD</w:t>
    </w:r>
    <w:r w:rsidR="00E938FE">
      <w:rPr>
        <w:rFonts w:ascii="Arial" w:hAnsi="Arial" w:cs="Arial"/>
        <w:sz w:val="16"/>
      </w:rPr>
      <w:t>-158:</w:t>
    </w:r>
    <w:r w:rsidR="00A44874">
      <w:rPr>
        <w:rFonts w:ascii="Arial" w:hAnsi="Arial" w:cs="Arial"/>
        <w:sz w:val="16"/>
      </w:rPr>
      <w:t>98</w:t>
    </w:r>
    <w:r w:rsidR="009D0E32">
      <w:rPr>
        <w:rFonts w:ascii="Arial" w:hAnsi="Arial" w:cs="Arial"/>
        <w:sz w:val="16"/>
      </w:rPr>
      <w:ptab w:relativeTo="margin" w:alignment="center" w:leader="none"/>
    </w:r>
    <w:r w:rsidR="00725E7F">
      <w:rPr>
        <w:rFonts w:ascii="Arial" w:hAnsi="Arial" w:cs="Arial"/>
        <w:sz w:val="16"/>
      </w:rPr>
      <w:t>August 2026</w:t>
    </w:r>
    <w:r w:rsidR="009D0E32">
      <w:rPr>
        <w:rFonts w:ascii="Arial" w:hAnsi="Arial" w:cs="Arial"/>
        <w:sz w:val="16"/>
      </w:rPr>
      <w:ptab w:relativeTo="margin" w:alignment="right" w:leader="none"/>
    </w:r>
    <w:r>
      <w:rPr>
        <w:rFonts w:ascii="Arial" w:hAnsi="Arial" w:cs="Arial"/>
        <w:sz w:val="16"/>
      </w:rPr>
      <w:t xml:space="preserve">Edition </w:t>
    </w:r>
    <w:r w:rsidR="00725E7F">
      <w:rPr>
        <w:rFonts w:ascii="Arial" w:hAnsi="Arial" w:cs="Arial"/>
        <w:sz w:val="16"/>
      </w:rPr>
      <w:t>2</w:t>
    </w:r>
    <w:r w:rsidR="00A4733C">
      <w:rPr>
        <w:rFonts w:ascii="Arial" w:hAnsi="Arial" w:cs="Arial"/>
        <w:sz w:val="16"/>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7BC7FB34" w:rsidR="009D0E32" w:rsidRPr="00B90C51" w:rsidRDefault="003A25B4" w:rsidP="00B943EE">
    <w:pPr>
      <w:pStyle w:val="Footer"/>
      <w:tabs>
        <w:tab w:val="center" w:pos="4395"/>
        <w:tab w:val="right" w:pos="8931"/>
      </w:tabs>
      <w:spacing w:after="0"/>
      <w:jc w:val="center"/>
      <w:rPr>
        <w:rFonts w:ascii="Arial" w:hAnsi="Arial" w:cs="Arial"/>
        <w:sz w:val="16"/>
      </w:rPr>
    </w:pPr>
    <w:r>
      <w:rPr>
        <w:rFonts w:ascii="Arial" w:hAnsi="Arial" w:cs="Arial"/>
        <w:sz w:val="16"/>
      </w:rPr>
      <w:t>WD</w:t>
    </w:r>
    <w:r w:rsidR="00E938FE">
      <w:rPr>
        <w:rFonts w:ascii="Arial" w:hAnsi="Arial" w:cs="Arial"/>
        <w:sz w:val="16"/>
      </w:rPr>
      <w:t>-158:</w:t>
    </w:r>
    <w:r w:rsidR="00A44874">
      <w:rPr>
        <w:rFonts w:ascii="Arial" w:hAnsi="Arial" w:cs="Arial"/>
        <w:sz w:val="16"/>
      </w:rPr>
      <w:t>98</w:t>
    </w:r>
    <w:r w:rsidR="009D0E32">
      <w:rPr>
        <w:rFonts w:ascii="Arial" w:hAnsi="Arial" w:cs="Arial"/>
        <w:sz w:val="16"/>
      </w:rPr>
      <w:ptab w:relativeTo="margin" w:alignment="center" w:leader="none"/>
    </w:r>
    <w:r w:rsidR="00725E7F">
      <w:rPr>
        <w:rFonts w:ascii="Arial" w:hAnsi="Arial" w:cs="Arial"/>
        <w:sz w:val="16"/>
      </w:rPr>
      <w:t>August 2026</w:t>
    </w:r>
    <w:r w:rsidR="009D0E32">
      <w:rPr>
        <w:rFonts w:ascii="Arial" w:hAnsi="Arial" w:cs="Arial"/>
        <w:sz w:val="16"/>
      </w:rPr>
      <w:ptab w:relativeTo="margin" w:alignment="right" w:leader="none"/>
    </w:r>
    <w:r w:rsidR="009D0E32" w:rsidRPr="00B90C51">
      <w:rPr>
        <w:rFonts w:ascii="Arial" w:hAnsi="Arial" w:cs="Arial"/>
        <w:sz w:val="16"/>
      </w:rPr>
      <w:t>Edition</w:t>
    </w:r>
    <w:r>
      <w:rPr>
        <w:rFonts w:ascii="Arial" w:hAnsi="Arial" w:cs="Arial"/>
        <w:sz w:val="16"/>
      </w:rPr>
      <w:t xml:space="preserve"> </w:t>
    </w:r>
    <w:r w:rsidR="00725E7F">
      <w:rPr>
        <w:rFonts w:ascii="Arial" w:hAnsi="Arial" w:cs="Arial"/>
        <w:sz w:val="16"/>
      </w:rPr>
      <w:t>2</w:t>
    </w:r>
    <w:r w:rsidR="00A4733C">
      <w:rPr>
        <w:rFonts w:ascii="Arial" w:hAnsi="Arial" w:cs="Arial"/>
        <w:sz w:val="16"/>
      </w:rPr>
      <w:t>.0.0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3F0BB9DB" w:rsidR="009D0E32" w:rsidRPr="003C4461" w:rsidRDefault="003A25B4" w:rsidP="00E04BD2">
    <w:pPr>
      <w:tabs>
        <w:tab w:val="center" w:pos="4536"/>
        <w:tab w:val="right" w:pos="9072"/>
      </w:tabs>
      <w:spacing w:after="0" w:line="220" w:lineRule="exact"/>
      <w:rPr>
        <w:rFonts w:cs="Arial"/>
        <w:sz w:val="16"/>
      </w:rPr>
    </w:pPr>
    <w:r>
      <w:rPr>
        <w:rFonts w:cs="Arial"/>
        <w:sz w:val="16"/>
      </w:rPr>
      <w:t>WD</w:t>
    </w:r>
    <w:r w:rsidR="00E938FE">
      <w:rPr>
        <w:rFonts w:cs="Arial"/>
        <w:sz w:val="16"/>
      </w:rPr>
      <w:t>-158:</w:t>
    </w:r>
    <w:r w:rsidR="00A44874">
      <w:rPr>
        <w:rFonts w:cs="Arial"/>
        <w:sz w:val="16"/>
      </w:rPr>
      <w:t>98</w:t>
    </w:r>
    <w:r w:rsidR="009D0E32" w:rsidRPr="003C4461">
      <w:rPr>
        <w:rFonts w:cs="Arial"/>
        <w:sz w:val="16"/>
      </w:rPr>
      <w:tab/>
    </w:r>
    <w:r w:rsidR="00725E7F">
      <w:rPr>
        <w:rFonts w:cs="Arial"/>
        <w:sz w:val="16"/>
      </w:rPr>
      <w:t>August 2026</w:t>
    </w:r>
    <w:r w:rsidR="009D0E32" w:rsidRPr="003C4461">
      <w:rPr>
        <w:rFonts w:cs="Arial"/>
        <w:sz w:val="16"/>
      </w:rPr>
      <w:tab/>
      <w:t xml:space="preserve">Edition </w:t>
    </w:r>
    <w:r w:rsidR="00725E7F">
      <w:rPr>
        <w:rFonts w:cs="Arial"/>
        <w:sz w:val="16"/>
      </w:rPr>
      <w:t>2</w:t>
    </w:r>
    <w:r w:rsidR="00A4733C">
      <w:rPr>
        <w:rFonts w:cs="Arial"/>
        <w:sz w:val="16"/>
      </w:rPr>
      <w:t>.0.0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76915411" w:rsidR="009D0E32" w:rsidRPr="004115CF" w:rsidRDefault="003A25B4" w:rsidP="00E04BD2">
    <w:pPr>
      <w:tabs>
        <w:tab w:val="center" w:pos="4536"/>
        <w:tab w:val="right" w:pos="9072"/>
      </w:tabs>
      <w:spacing w:after="0" w:line="220" w:lineRule="exact"/>
      <w:rPr>
        <w:rFonts w:cs="Arial"/>
        <w:sz w:val="16"/>
      </w:rPr>
    </w:pPr>
    <w:r>
      <w:rPr>
        <w:rFonts w:cs="Arial"/>
        <w:sz w:val="16"/>
      </w:rPr>
      <w:t>WD</w:t>
    </w:r>
    <w:r w:rsidR="00E938FE">
      <w:rPr>
        <w:rFonts w:cs="Arial"/>
        <w:sz w:val="16"/>
      </w:rPr>
      <w:t>-158:</w:t>
    </w:r>
    <w:r w:rsidR="00A44874">
      <w:rPr>
        <w:rFonts w:cs="Arial"/>
        <w:sz w:val="16"/>
      </w:rPr>
      <w:t>98</w:t>
    </w:r>
    <w:r w:rsidR="009D0E32" w:rsidRPr="004115CF">
      <w:rPr>
        <w:rFonts w:cs="Arial"/>
        <w:sz w:val="16"/>
      </w:rPr>
      <w:tab/>
    </w:r>
    <w:r w:rsidR="00725E7F">
      <w:rPr>
        <w:rFonts w:cs="Arial"/>
        <w:sz w:val="16"/>
      </w:rPr>
      <w:t>August 2026</w:t>
    </w:r>
    <w:r w:rsidR="009D0E32" w:rsidRPr="004115CF">
      <w:rPr>
        <w:rFonts w:cs="Arial"/>
        <w:sz w:val="16"/>
      </w:rPr>
      <w:tab/>
      <w:t xml:space="preserve">Edition </w:t>
    </w:r>
    <w:r w:rsidR="00725E7F">
      <w:rPr>
        <w:rFonts w:cs="Arial"/>
        <w:sz w:val="16"/>
      </w:rPr>
      <w:t>2</w:t>
    </w:r>
    <w:r w:rsidR="00A4733C">
      <w:rPr>
        <w:rFonts w:cs="Arial"/>
        <w:sz w:val="16"/>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3BD2" w14:textId="77777777" w:rsidR="00BB52FF" w:rsidRDefault="00BB52FF" w:rsidP="003B41C3">
      <w:pPr>
        <w:spacing w:line="240" w:lineRule="auto"/>
      </w:pPr>
      <w:r>
        <w:separator/>
      </w:r>
    </w:p>
  </w:footnote>
  <w:footnote w:type="continuationSeparator" w:id="0">
    <w:p w14:paraId="046C4742" w14:textId="77777777" w:rsidR="00BB52FF" w:rsidRDefault="00BB52FF"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3533A2AB"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A44874">
      <w:rPr>
        <w:rFonts w:eastAsia="Times New Roman" w:cs="Arial"/>
        <w:sz w:val="16"/>
        <w:szCs w:val="16"/>
        <w:lang w:val="en-US" w:eastAsia="en-US"/>
      </w:rPr>
      <w:t xml:space="preserve">Interoperability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6FEF99EB"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A44874">
      <w:rPr>
        <w:rStyle w:val="PageNumber"/>
        <w:sz w:val="16"/>
        <w:szCs w:val="16"/>
        <w:lang w:val="en-US"/>
      </w:rPr>
      <w:t xml:space="preserve">Interoperability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5EB4EA71"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A44874">
      <w:rPr>
        <w:rFonts w:eastAsia="Times New Roman" w:cs="Arial"/>
        <w:sz w:val="16"/>
        <w:szCs w:val="16"/>
        <w:lang w:val="en-US" w:eastAsia="en-US"/>
      </w:rPr>
      <w:t xml:space="preserve">Interoperability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67AE8E42"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A44874">
      <w:rPr>
        <w:rStyle w:val="PageNumber"/>
        <w:sz w:val="16"/>
        <w:szCs w:val="16"/>
      </w:rPr>
      <w:t xml:space="preserve">Interoperability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8"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1"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3"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586434FC"/>
    <w:multiLevelType w:val="hybridMultilevel"/>
    <w:tmpl w:val="E530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3"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5"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6" w15:restartNumberingAfterBreak="0">
    <w:nsid w:val="7A3462AB"/>
    <w:multiLevelType w:val="hybridMultilevel"/>
    <w:tmpl w:val="FAD8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003426">
    <w:abstractNumId w:val="8"/>
  </w:num>
  <w:num w:numId="2" w16cid:durableId="275262416">
    <w:abstractNumId w:val="25"/>
  </w:num>
  <w:num w:numId="3" w16cid:durableId="1200554153">
    <w:abstractNumId w:val="20"/>
  </w:num>
  <w:num w:numId="4" w16cid:durableId="26874917">
    <w:abstractNumId w:val="10"/>
  </w:num>
  <w:num w:numId="5" w16cid:durableId="1291784043">
    <w:abstractNumId w:val="7"/>
  </w:num>
  <w:num w:numId="6" w16cid:durableId="929847732">
    <w:abstractNumId w:val="17"/>
  </w:num>
  <w:num w:numId="7" w16cid:durableId="1921057094">
    <w:abstractNumId w:val="11"/>
  </w:num>
  <w:num w:numId="8" w16cid:durableId="1738239562">
    <w:abstractNumId w:val="19"/>
  </w:num>
  <w:num w:numId="9" w16cid:durableId="1054891756">
    <w:abstractNumId w:val="21"/>
  </w:num>
  <w:num w:numId="10" w16cid:durableId="29578547">
    <w:abstractNumId w:val="22"/>
  </w:num>
  <w:num w:numId="11" w16cid:durableId="1242759490">
    <w:abstractNumId w:val="14"/>
  </w:num>
  <w:num w:numId="12" w16cid:durableId="691220915">
    <w:abstractNumId w:val="6"/>
  </w:num>
  <w:num w:numId="13" w16cid:durableId="882785617">
    <w:abstractNumId w:val="23"/>
  </w:num>
  <w:num w:numId="14" w16cid:durableId="633561712">
    <w:abstractNumId w:val="9"/>
  </w:num>
  <w:num w:numId="15" w16cid:durableId="1656034012">
    <w:abstractNumId w:val="5"/>
  </w:num>
  <w:num w:numId="16" w16cid:durableId="1173837289">
    <w:abstractNumId w:val="12"/>
  </w:num>
  <w:num w:numId="17" w16cid:durableId="387532634">
    <w:abstractNumId w:val="4"/>
  </w:num>
  <w:num w:numId="18" w16cid:durableId="427427042">
    <w:abstractNumId w:val="3"/>
  </w:num>
  <w:num w:numId="19" w16cid:durableId="1343704179">
    <w:abstractNumId w:val="2"/>
  </w:num>
  <w:num w:numId="20" w16cid:durableId="1825317248">
    <w:abstractNumId w:val="1"/>
  </w:num>
  <w:num w:numId="21" w16cid:durableId="507018248">
    <w:abstractNumId w:val="0"/>
  </w:num>
  <w:num w:numId="22" w16cid:durableId="1925337992">
    <w:abstractNumId w:val="16"/>
  </w:num>
  <w:num w:numId="23" w16cid:durableId="1516920677">
    <w:abstractNumId w:val="26"/>
  </w:num>
  <w:num w:numId="24" w16cid:durableId="1161238123">
    <w:abstractNumId w:val="13"/>
  </w:num>
  <w:num w:numId="25" w16cid:durableId="1051467889">
    <w:abstractNumId w:val="1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3984"/>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5C5C"/>
    <w:rsid w:val="000460BE"/>
    <w:rsid w:val="00046139"/>
    <w:rsid w:val="000465DA"/>
    <w:rsid w:val="00047646"/>
    <w:rsid w:val="00047ACC"/>
    <w:rsid w:val="000509EF"/>
    <w:rsid w:val="00051365"/>
    <w:rsid w:val="00051754"/>
    <w:rsid w:val="00051E7C"/>
    <w:rsid w:val="0005218D"/>
    <w:rsid w:val="00052545"/>
    <w:rsid w:val="00052FE4"/>
    <w:rsid w:val="000530C1"/>
    <w:rsid w:val="000531BD"/>
    <w:rsid w:val="00053FC2"/>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24D8"/>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DD1"/>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4F71"/>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5BA"/>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242"/>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19C"/>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AC4"/>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17B74"/>
    <w:rsid w:val="002202D7"/>
    <w:rsid w:val="00220E08"/>
    <w:rsid w:val="0022131F"/>
    <w:rsid w:val="00221517"/>
    <w:rsid w:val="00221ACC"/>
    <w:rsid w:val="002237E7"/>
    <w:rsid w:val="002238B6"/>
    <w:rsid w:val="00223C8F"/>
    <w:rsid w:val="002243D5"/>
    <w:rsid w:val="00224600"/>
    <w:rsid w:val="00225874"/>
    <w:rsid w:val="002264BE"/>
    <w:rsid w:val="00226661"/>
    <w:rsid w:val="00226A70"/>
    <w:rsid w:val="00226C7F"/>
    <w:rsid w:val="00227637"/>
    <w:rsid w:val="0023016B"/>
    <w:rsid w:val="00230228"/>
    <w:rsid w:val="0023074D"/>
    <w:rsid w:val="00230954"/>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374CE"/>
    <w:rsid w:val="002402B0"/>
    <w:rsid w:val="0024145F"/>
    <w:rsid w:val="00241DF2"/>
    <w:rsid w:val="00242064"/>
    <w:rsid w:val="00242632"/>
    <w:rsid w:val="002426DF"/>
    <w:rsid w:val="00242D65"/>
    <w:rsid w:val="002440DB"/>
    <w:rsid w:val="002443B3"/>
    <w:rsid w:val="002443CF"/>
    <w:rsid w:val="00244C2D"/>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B24"/>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D7F4A"/>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489"/>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4EE0"/>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968"/>
    <w:rsid w:val="00327B39"/>
    <w:rsid w:val="00327BD5"/>
    <w:rsid w:val="00330226"/>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2D4E"/>
    <w:rsid w:val="00353202"/>
    <w:rsid w:val="0035341D"/>
    <w:rsid w:val="00353535"/>
    <w:rsid w:val="00353F60"/>
    <w:rsid w:val="00354C21"/>
    <w:rsid w:val="00354DAD"/>
    <w:rsid w:val="00354ED8"/>
    <w:rsid w:val="00354EF0"/>
    <w:rsid w:val="00355CDA"/>
    <w:rsid w:val="003560BF"/>
    <w:rsid w:val="00356B13"/>
    <w:rsid w:val="00357142"/>
    <w:rsid w:val="003577BC"/>
    <w:rsid w:val="0035790A"/>
    <w:rsid w:val="00357C7E"/>
    <w:rsid w:val="00360695"/>
    <w:rsid w:val="00360F9E"/>
    <w:rsid w:val="00361099"/>
    <w:rsid w:val="00361685"/>
    <w:rsid w:val="00361970"/>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5B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AC"/>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A39"/>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1FE"/>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789"/>
    <w:rsid w:val="003F4894"/>
    <w:rsid w:val="003F4970"/>
    <w:rsid w:val="003F4FEF"/>
    <w:rsid w:val="003F5731"/>
    <w:rsid w:val="003F58A7"/>
    <w:rsid w:val="003F59DB"/>
    <w:rsid w:val="003F5B44"/>
    <w:rsid w:val="003F5E47"/>
    <w:rsid w:val="003F613A"/>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6506"/>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335F"/>
    <w:rsid w:val="00454B13"/>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99E"/>
    <w:rsid w:val="004B6CCC"/>
    <w:rsid w:val="004B7A7A"/>
    <w:rsid w:val="004C05D8"/>
    <w:rsid w:val="004C1D27"/>
    <w:rsid w:val="004C284D"/>
    <w:rsid w:val="004C3566"/>
    <w:rsid w:val="004C38F3"/>
    <w:rsid w:val="004C4726"/>
    <w:rsid w:val="004C4A28"/>
    <w:rsid w:val="004C4E75"/>
    <w:rsid w:val="004C4F1D"/>
    <w:rsid w:val="004C541C"/>
    <w:rsid w:val="004C54AC"/>
    <w:rsid w:val="004C5D09"/>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2E5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05"/>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18"/>
    <w:rsid w:val="00517AAA"/>
    <w:rsid w:val="00517E72"/>
    <w:rsid w:val="00517F3C"/>
    <w:rsid w:val="00520BE9"/>
    <w:rsid w:val="00520EB7"/>
    <w:rsid w:val="00521252"/>
    <w:rsid w:val="00521444"/>
    <w:rsid w:val="00521AE8"/>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138"/>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2D8"/>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292"/>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333"/>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61E7"/>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1C7E"/>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2CAF"/>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4F58"/>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BFB"/>
    <w:rsid w:val="006B3DD0"/>
    <w:rsid w:val="006B4132"/>
    <w:rsid w:val="006B4222"/>
    <w:rsid w:val="006B4428"/>
    <w:rsid w:val="006B47F3"/>
    <w:rsid w:val="006B5312"/>
    <w:rsid w:val="006B63C5"/>
    <w:rsid w:val="006B6FD7"/>
    <w:rsid w:val="006B7068"/>
    <w:rsid w:val="006B70A7"/>
    <w:rsid w:val="006B713F"/>
    <w:rsid w:val="006B795F"/>
    <w:rsid w:val="006B7BDC"/>
    <w:rsid w:val="006B7F17"/>
    <w:rsid w:val="006C0040"/>
    <w:rsid w:val="006C0983"/>
    <w:rsid w:val="006C1020"/>
    <w:rsid w:val="006C173F"/>
    <w:rsid w:val="006C1819"/>
    <w:rsid w:val="006C1ABE"/>
    <w:rsid w:val="006C1AE6"/>
    <w:rsid w:val="006C2AAF"/>
    <w:rsid w:val="006C305C"/>
    <w:rsid w:val="006C414B"/>
    <w:rsid w:val="006C49DF"/>
    <w:rsid w:val="006C4B8B"/>
    <w:rsid w:val="006C5866"/>
    <w:rsid w:val="006C6178"/>
    <w:rsid w:val="006C645E"/>
    <w:rsid w:val="006C6B3F"/>
    <w:rsid w:val="006C6C1F"/>
    <w:rsid w:val="006D0518"/>
    <w:rsid w:val="006D06A3"/>
    <w:rsid w:val="006D0C7A"/>
    <w:rsid w:val="006D1487"/>
    <w:rsid w:val="006D1786"/>
    <w:rsid w:val="006D2074"/>
    <w:rsid w:val="006D3393"/>
    <w:rsid w:val="006D429E"/>
    <w:rsid w:val="006D4FF1"/>
    <w:rsid w:val="006D5153"/>
    <w:rsid w:val="006D5314"/>
    <w:rsid w:val="006D5701"/>
    <w:rsid w:val="006D60D4"/>
    <w:rsid w:val="006D6192"/>
    <w:rsid w:val="006D63E3"/>
    <w:rsid w:val="006D6927"/>
    <w:rsid w:val="006D6FC6"/>
    <w:rsid w:val="006D7155"/>
    <w:rsid w:val="006D7B8D"/>
    <w:rsid w:val="006D7E9A"/>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468B"/>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0F7"/>
    <w:rsid w:val="00725610"/>
    <w:rsid w:val="00725D59"/>
    <w:rsid w:val="00725E7F"/>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38D2"/>
    <w:rsid w:val="007643F1"/>
    <w:rsid w:val="0076517C"/>
    <w:rsid w:val="007668BF"/>
    <w:rsid w:val="00766F01"/>
    <w:rsid w:val="00767690"/>
    <w:rsid w:val="007677A0"/>
    <w:rsid w:val="00770565"/>
    <w:rsid w:val="007707D3"/>
    <w:rsid w:val="00770C4B"/>
    <w:rsid w:val="007712F4"/>
    <w:rsid w:val="0077186B"/>
    <w:rsid w:val="00772287"/>
    <w:rsid w:val="007724B6"/>
    <w:rsid w:val="0077261F"/>
    <w:rsid w:val="0077276D"/>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44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1EE8"/>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4EF9"/>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81"/>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AF8"/>
    <w:rsid w:val="00822985"/>
    <w:rsid w:val="00822AB6"/>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1F6"/>
    <w:rsid w:val="00836555"/>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3F2"/>
    <w:rsid w:val="0085556D"/>
    <w:rsid w:val="0085566B"/>
    <w:rsid w:val="00855921"/>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0D40"/>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F7"/>
    <w:rsid w:val="0089250A"/>
    <w:rsid w:val="008925D2"/>
    <w:rsid w:val="00893219"/>
    <w:rsid w:val="0089346F"/>
    <w:rsid w:val="008939EF"/>
    <w:rsid w:val="00893A11"/>
    <w:rsid w:val="00894400"/>
    <w:rsid w:val="0089487F"/>
    <w:rsid w:val="00894F51"/>
    <w:rsid w:val="0089534A"/>
    <w:rsid w:val="0089545B"/>
    <w:rsid w:val="00895858"/>
    <w:rsid w:val="00896232"/>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D9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1595"/>
    <w:rsid w:val="008D2294"/>
    <w:rsid w:val="008D22A0"/>
    <w:rsid w:val="008D2601"/>
    <w:rsid w:val="008D2E0F"/>
    <w:rsid w:val="008D38A7"/>
    <w:rsid w:val="008D3A26"/>
    <w:rsid w:val="008D4080"/>
    <w:rsid w:val="008D417C"/>
    <w:rsid w:val="008D4223"/>
    <w:rsid w:val="008D508B"/>
    <w:rsid w:val="008D50B3"/>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4BD9"/>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2F7F"/>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2CA8"/>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759"/>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7281"/>
    <w:rsid w:val="009A7381"/>
    <w:rsid w:val="009A7395"/>
    <w:rsid w:val="009A7FF2"/>
    <w:rsid w:val="009B029C"/>
    <w:rsid w:val="009B1030"/>
    <w:rsid w:val="009B18B6"/>
    <w:rsid w:val="009B1958"/>
    <w:rsid w:val="009B1AE7"/>
    <w:rsid w:val="009B1D85"/>
    <w:rsid w:val="009B2002"/>
    <w:rsid w:val="009B2428"/>
    <w:rsid w:val="009B2782"/>
    <w:rsid w:val="009B389A"/>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D64"/>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7BB"/>
    <w:rsid w:val="009F2D54"/>
    <w:rsid w:val="009F31A7"/>
    <w:rsid w:val="009F3378"/>
    <w:rsid w:val="009F4291"/>
    <w:rsid w:val="009F4326"/>
    <w:rsid w:val="009F43D1"/>
    <w:rsid w:val="009F50D4"/>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47"/>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08A"/>
    <w:rsid w:val="00A21107"/>
    <w:rsid w:val="00A21917"/>
    <w:rsid w:val="00A21AFA"/>
    <w:rsid w:val="00A22663"/>
    <w:rsid w:val="00A235D2"/>
    <w:rsid w:val="00A23824"/>
    <w:rsid w:val="00A23946"/>
    <w:rsid w:val="00A23E88"/>
    <w:rsid w:val="00A24070"/>
    <w:rsid w:val="00A24520"/>
    <w:rsid w:val="00A246AB"/>
    <w:rsid w:val="00A248AF"/>
    <w:rsid w:val="00A24ABA"/>
    <w:rsid w:val="00A252C3"/>
    <w:rsid w:val="00A25A89"/>
    <w:rsid w:val="00A262B9"/>
    <w:rsid w:val="00A26B7C"/>
    <w:rsid w:val="00A27F07"/>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9FE"/>
    <w:rsid w:val="00A44874"/>
    <w:rsid w:val="00A45263"/>
    <w:rsid w:val="00A45A2C"/>
    <w:rsid w:val="00A45A72"/>
    <w:rsid w:val="00A45D03"/>
    <w:rsid w:val="00A46FE8"/>
    <w:rsid w:val="00A4733C"/>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66F"/>
    <w:rsid w:val="00A757F6"/>
    <w:rsid w:val="00A75B49"/>
    <w:rsid w:val="00A75D5A"/>
    <w:rsid w:val="00A76001"/>
    <w:rsid w:val="00A76744"/>
    <w:rsid w:val="00A76C83"/>
    <w:rsid w:val="00A77149"/>
    <w:rsid w:val="00A7759E"/>
    <w:rsid w:val="00A7769B"/>
    <w:rsid w:val="00A77CEB"/>
    <w:rsid w:val="00A77FB4"/>
    <w:rsid w:val="00A8001D"/>
    <w:rsid w:val="00A80A08"/>
    <w:rsid w:val="00A80E26"/>
    <w:rsid w:val="00A80EB4"/>
    <w:rsid w:val="00A81114"/>
    <w:rsid w:val="00A812E3"/>
    <w:rsid w:val="00A814B1"/>
    <w:rsid w:val="00A81B0D"/>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5C1C"/>
    <w:rsid w:val="00A95C4F"/>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1D6"/>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447"/>
    <w:rsid w:val="00AD2F1E"/>
    <w:rsid w:val="00AD30DE"/>
    <w:rsid w:val="00AD36A0"/>
    <w:rsid w:val="00AD3903"/>
    <w:rsid w:val="00AD4363"/>
    <w:rsid w:val="00AD4EAB"/>
    <w:rsid w:val="00AD59F4"/>
    <w:rsid w:val="00AD62CE"/>
    <w:rsid w:val="00AD6747"/>
    <w:rsid w:val="00AD6E79"/>
    <w:rsid w:val="00AD72AE"/>
    <w:rsid w:val="00AD7661"/>
    <w:rsid w:val="00AD78D6"/>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070"/>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37C"/>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7C4"/>
    <w:rsid w:val="00B15988"/>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708"/>
    <w:rsid w:val="00B42BA7"/>
    <w:rsid w:val="00B42BE8"/>
    <w:rsid w:val="00B42E57"/>
    <w:rsid w:val="00B43E47"/>
    <w:rsid w:val="00B44698"/>
    <w:rsid w:val="00B44901"/>
    <w:rsid w:val="00B45FB0"/>
    <w:rsid w:val="00B4613D"/>
    <w:rsid w:val="00B46422"/>
    <w:rsid w:val="00B4644C"/>
    <w:rsid w:val="00B46790"/>
    <w:rsid w:val="00B46BD0"/>
    <w:rsid w:val="00B46E1E"/>
    <w:rsid w:val="00B46E6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5F58"/>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A023C"/>
    <w:rsid w:val="00BA0426"/>
    <w:rsid w:val="00BA074C"/>
    <w:rsid w:val="00BA08B4"/>
    <w:rsid w:val="00BA0A0A"/>
    <w:rsid w:val="00BA1866"/>
    <w:rsid w:val="00BA18A9"/>
    <w:rsid w:val="00BA21ED"/>
    <w:rsid w:val="00BA2285"/>
    <w:rsid w:val="00BA3200"/>
    <w:rsid w:val="00BA3A91"/>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72C"/>
    <w:rsid w:val="00BB3CBB"/>
    <w:rsid w:val="00BB4C1E"/>
    <w:rsid w:val="00BB4CEF"/>
    <w:rsid w:val="00BB52FF"/>
    <w:rsid w:val="00BB6129"/>
    <w:rsid w:val="00BB63C5"/>
    <w:rsid w:val="00BB658A"/>
    <w:rsid w:val="00BB6E10"/>
    <w:rsid w:val="00BB6F7B"/>
    <w:rsid w:val="00BB6FF9"/>
    <w:rsid w:val="00BB72E8"/>
    <w:rsid w:val="00BB75F0"/>
    <w:rsid w:val="00BB771D"/>
    <w:rsid w:val="00BB77CC"/>
    <w:rsid w:val="00BB7D0C"/>
    <w:rsid w:val="00BC0080"/>
    <w:rsid w:val="00BC099E"/>
    <w:rsid w:val="00BC1907"/>
    <w:rsid w:val="00BC1DCA"/>
    <w:rsid w:val="00BC27CB"/>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59F"/>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2"/>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204"/>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2120"/>
    <w:rsid w:val="00C33C67"/>
    <w:rsid w:val="00C33E76"/>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1673"/>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BA1"/>
    <w:rsid w:val="00C51C83"/>
    <w:rsid w:val="00C523F8"/>
    <w:rsid w:val="00C52591"/>
    <w:rsid w:val="00C534BC"/>
    <w:rsid w:val="00C537EE"/>
    <w:rsid w:val="00C53DD9"/>
    <w:rsid w:val="00C53F21"/>
    <w:rsid w:val="00C545E3"/>
    <w:rsid w:val="00C54A1E"/>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659"/>
    <w:rsid w:val="00C70D71"/>
    <w:rsid w:val="00C741B5"/>
    <w:rsid w:val="00C7429F"/>
    <w:rsid w:val="00C746E4"/>
    <w:rsid w:val="00C74C2B"/>
    <w:rsid w:val="00C750D2"/>
    <w:rsid w:val="00C757B3"/>
    <w:rsid w:val="00C75D67"/>
    <w:rsid w:val="00C764EE"/>
    <w:rsid w:val="00C764F1"/>
    <w:rsid w:val="00C76D08"/>
    <w:rsid w:val="00C7711D"/>
    <w:rsid w:val="00C7716B"/>
    <w:rsid w:val="00C77805"/>
    <w:rsid w:val="00C7782A"/>
    <w:rsid w:val="00C77C7B"/>
    <w:rsid w:val="00C80323"/>
    <w:rsid w:val="00C80418"/>
    <w:rsid w:val="00C8049C"/>
    <w:rsid w:val="00C80539"/>
    <w:rsid w:val="00C8107A"/>
    <w:rsid w:val="00C8180E"/>
    <w:rsid w:val="00C8189A"/>
    <w:rsid w:val="00C81F52"/>
    <w:rsid w:val="00C81FD5"/>
    <w:rsid w:val="00C82047"/>
    <w:rsid w:val="00C828A4"/>
    <w:rsid w:val="00C82F63"/>
    <w:rsid w:val="00C82F89"/>
    <w:rsid w:val="00C83982"/>
    <w:rsid w:val="00C8467E"/>
    <w:rsid w:val="00C84CAE"/>
    <w:rsid w:val="00C851EF"/>
    <w:rsid w:val="00C853FE"/>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5F8"/>
    <w:rsid w:val="00CA236E"/>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BF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4DE"/>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A6D"/>
    <w:rsid w:val="00D04C1A"/>
    <w:rsid w:val="00D04F28"/>
    <w:rsid w:val="00D058D2"/>
    <w:rsid w:val="00D058F8"/>
    <w:rsid w:val="00D06494"/>
    <w:rsid w:val="00D06642"/>
    <w:rsid w:val="00D06A26"/>
    <w:rsid w:val="00D06EE4"/>
    <w:rsid w:val="00D076AA"/>
    <w:rsid w:val="00D10400"/>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18A"/>
    <w:rsid w:val="00D215D9"/>
    <w:rsid w:val="00D2177F"/>
    <w:rsid w:val="00D2181D"/>
    <w:rsid w:val="00D219F4"/>
    <w:rsid w:val="00D21AD3"/>
    <w:rsid w:val="00D21E80"/>
    <w:rsid w:val="00D223BF"/>
    <w:rsid w:val="00D225E9"/>
    <w:rsid w:val="00D229EF"/>
    <w:rsid w:val="00D23BD3"/>
    <w:rsid w:val="00D24579"/>
    <w:rsid w:val="00D245E8"/>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67C"/>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4B0D"/>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0BCE"/>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0E53"/>
    <w:rsid w:val="00D810E9"/>
    <w:rsid w:val="00D8136F"/>
    <w:rsid w:val="00D81D24"/>
    <w:rsid w:val="00D81FFB"/>
    <w:rsid w:val="00D82FC1"/>
    <w:rsid w:val="00D83358"/>
    <w:rsid w:val="00D8363A"/>
    <w:rsid w:val="00D83B79"/>
    <w:rsid w:val="00D83C2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1C63"/>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130"/>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68A"/>
    <w:rsid w:val="00E26ED2"/>
    <w:rsid w:val="00E27A11"/>
    <w:rsid w:val="00E30DC6"/>
    <w:rsid w:val="00E30DEE"/>
    <w:rsid w:val="00E30F5B"/>
    <w:rsid w:val="00E30F94"/>
    <w:rsid w:val="00E3143A"/>
    <w:rsid w:val="00E31755"/>
    <w:rsid w:val="00E31AF8"/>
    <w:rsid w:val="00E321A3"/>
    <w:rsid w:val="00E3236E"/>
    <w:rsid w:val="00E32751"/>
    <w:rsid w:val="00E32A5E"/>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2BE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DCA"/>
    <w:rsid w:val="00E82D06"/>
    <w:rsid w:val="00E82E13"/>
    <w:rsid w:val="00E83F25"/>
    <w:rsid w:val="00E8446A"/>
    <w:rsid w:val="00E84AA3"/>
    <w:rsid w:val="00E8516C"/>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9ED"/>
    <w:rsid w:val="00EA5DE8"/>
    <w:rsid w:val="00EA6607"/>
    <w:rsid w:val="00EA6632"/>
    <w:rsid w:val="00EA6AB9"/>
    <w:rsid w:val="00EB1203"/>
    <w:rsid w:val="00EB1A64"/>
    <w:rsid w:val="00EB2392"/>
    <w:rsid w:val="00EB2454"/>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119"/>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1FBF"/>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8CE"/>
    <w:rsid w:val="00EF090E"/>
    <w:rsid w:val="00EF110B"/>
    <w:rsid w:val="00EF18BC"/>
    <w:rsid w:val="00EF19B4"/>
    <w:rsid w:val="00EF231A"/>
    <w:rsid w:val="00EF308B"/>
    <w:rsid w:val="00EF32DE"/>
    <w:rsid w:val="00EF39EE"/>
    <w:rsid w:val="00EF3D54"/>
    <w:rsid w:val="00EF3DD1"/>
    <w:rsid w:val="00EF4D23"/>
    <w:rsid w:val="00EF4E84"/>
    <w:rsid w:val="00EF501C"/>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46E"/>
    <w:rsid w:val="00F1090D"/>
    <w:rsid w:val="00F10C35"/>
    <w:rsid w:val="00F11A34"/>
    <w:rsid w:val="00F11C3E"/>
    <w:rsid w:val="00F11E6C"/>
    <w:rsid w:val="00F1226C"/>
    <w:rsid w:val="00F125A5"/>
    <w:rsid w:val="00F129B5"/>
    <w:rsid w:val="00F133B7"/>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236C"/>
    <w:rsid w:val="00F33264"/>
    <w:rsid w:val="00F33537"/>
    <w:rsid w:val="00F33659"/>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7F69"/>
    <w:rsid w:val="00F5048F"/>
    <w:rsid w:val="00F50E9A"/>
    <w:rsid w:val="00F51C92"/>
    <w:rsid w:val="00F52A33"/>
    <w:rsid w:val="00F52C85"/>
    <w:rsid w:val="00F52CEB"/>
    <w:rsid w:val="00F52F21"/>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47E"/>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9DB"/>
    <w:rsid w:val="00F76B24"/>
    <w:rsid w:val="00F76DF2"/>
    <w:rsid w:val="00F76E8B"/>
    <w:rsid w:val="00F76FF6"/>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345"/>
    <w:rsid w:val="00FE05FA"/>
    <w:rsid w:val="00FE0900"/>
    <w:rsid w:val="00FE1277"/>
    <w:rsid w:val="00FE1617"/>
    <w:rsid w:val="00FE1888"/>
    <w:rsid w:val="00FE1F03"/>
    <w:rsid w:val="00FE1FF9"/>
    <w:rsid w:val="00FE22C3"/>
    <w:rsid w:val="00FE2D63"/>
    <w:rsid w:val="00FE3779"/>
    <w:rsid w:val="00FE3C9E"/>
    <w:rsid w:val="00FE3E61"/>
    <w:rsid w:val="00FE41C0"/>
    <w:rsid w:val="00FE448E"/>
    <w:rsid w:val="00FE4515"/>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14"/>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18"/>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19"/>
      </w:numPr>
      <w:tabs>
        <w:tab w:val="clear" w:pos="926"/>
        <w:tab w:val="left" w:pos="800"/>
      </w:tabs>
    </w:pPr>
  </w:style>
  <w:style w:type="paragraph" w:styleId="ListNumber3">
    <w:name w:val="List Number 3"/>
    <w:basedOn w:val="Normal"/>
    <w:rsid w:val="00BF0890"/>
    <w:pPr>
      <w:numPr>
        <w:numId w:val="20"/>
      </w:numPr>
      <w:tabs>
        <w:tab w:val="clear" w:pos="1209"/>
        <w:tab w:val="left" w:pos="1200"/>
      </w:tabs>
    </w:pPr>
  </w:style>
  <w:style w:type="paragraph" w:styleId="ListNumber4">
    <w:name w:val="List Number 4"/>
    <w:basedOn w:val="Normal"/>
    <w:rsid w:val="00BF0890"/>
    <w:pPr>
      <w:numPr>
        <w:numId w:val="21"/>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16"/>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15"/>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16"/>
      </w:numPr>
      <w:tabs>
        <w:tab w:val="clear" w:pos="400"/>
        <w:tab w:val="left" w:pos="800"/>
      </w:tabs>
    </w:pPr>
  </w:style>
  <w:style w:type="paragraph" w:styleId="ListContinue3">
    <w:name w:val="List Continue 3"/>
    <w:basedOn w:val="ListContinue"/>
    <w:rsid w:val="00BF0890"/>
    <w:pPr>
      <w:numPr>
        <w:ilvl w:val="2"/>
        <w:numId w:val="16"/>
      </w:numPr>
      <w:tabs>
        <w:tab w:val="clear" w:pos="400"/>
        <w:tab w:val="left" w:pos="1200"/>
      </w:tabs>
    </w:pPr>
  </w:style>
  <w:style w:type="paragraph" w:styleId="ListContinue4">
    <w:name w:val="List Continue 4"/>
    <w:basedOn w:val="ListContinue"/>
    <w:rsid w:val="00BF0890"/>
    <w:pPr>
      <w:numPr>
        <w:numId w:val="17"/>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8"/>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7"/>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9"/>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0"/>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1"/>
      </w:numPr>
      <w:spacing w:after="0"/>
    </w:pPr>
    <w:rPr>
      <w:rFonts w:eastAsia="Calibri"/>
      <w:i w:val="0"/>
      <w:iCs/>
      <w:szCs w:val="24"/>
      <w:lang w:val="en-US" w:eastAsia="en-US"/>
    </w:rPr>
  </w:style>
  <w:style w:type="paragraph" w:customStyle="1" w:styleId="na3">
    <w:name w:val="na3"/>
    <w:basedOn w:val="a3"/>
    <w:next w:val="Normal"/>
    <w:rsid w:val="00DE379F"/>
    <w:pPr>
      <w:numPr>
        <w:numId w:val="11"/>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1"/>
      </w:numPr>
      <w:spacing w:after="0"/>
    </w:pPr>
    <w:rPr>
      <w:rFonts w:eastAsia="Calibri"/>
      <w:szCs w:val="24"/>
      <w:lang w:val="en-US" w:eastAsia="en-US"/>
    </w:rPr>
  </w:style>
  <w:style w:type="paragraph" w:customStyle="1" w:styleId="na6">
    <w:name w:val="na6"/>
    <w:basedOn w:val="a6"/>
    <w:next w:val="Normal"/>
    <w:rsid w:val="00DE379F"/>
    <w:pPr>
      <w:numPr>
        <w:numId w:val="11"/>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2"/>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mailto:info@iho.i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header" Target="head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3529</Words>
  <Characters>20121</Characters>
  <Application>Microsoft Office Word</Application>
  <DocSecurity>0</DocSecurity>
  <Lines>167</Lines>
  <Paragraphs>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23603</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8</cp:revision>
  <cp:lastPrinted>2023-06-09T07:47:00Z</cp:lastPrinted>
  <dcterms:created xsi:type="dcterms:W3CDTF">2025-02-25T10:41:00Z</dcterms:created>
  <dcterms:modified xsi:type="dcterms:W3CDTF">2026-08-31T23:10:00Z</dcterms:modified>
</cp:coreProperties>
</file>
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1086459" cy="880813"/>
                          </a:xfrm>
                          <a:prstGeom prst="rect">
                            <a:avLst/>
                          </a:prstGeom>
                          <a:solidFill>
                            <a:srgbClr val="F1EACA"/>
                          </a:solidFill>
                          <a:ln w="6350">
                            <a:noFill/>
                          </a:ln>
                        </wps:spPr>
                        <wps:txbx>
                          <w:txbxContent>
                            <w:p w14:paraId="1CDF0E05" w14:textId="388693D7" w:rsidR="009D0E32" w:rsidRPr="00B94B05" w:rsidRDefault="00B4561C" w:rsidP="00B66C1A">
                              <w:pPr>
                                <w:rPr>
                                  <w:rFonts w:cs="Arial"/>
                                  <w:b/>
                                </w:rPr>
                              </w:pPr>
                              <w:ins w:id="63" w:author="Raphael Malyankar" w:date="2026-08-31T16:23:00Z" w16du:dateUtc="2026-08-31T23:23:00Z">
                                <w:r>
                                  <w:rPr>
                                    <w:rFonts w:cs="Arial"/>
                                    <w:b/>
                                  </w:rPr>
                                  <w:t>WD</w:t>
                                </w:r>
                              </w:ins>
                              <w:del w:id="64" w:author="Raphael Malyankar" w:date="2026-08-31T16:23:00Z" w16du:dateUtc="2026-08-31T23:23:00Z">
                                <w:r w:rsidR="009D0E32" w:rsidRPr="00B94B05" w:rsidDel="00B4561C">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:10</w:t>
                              </w:r>
                              <w:r w:rsidR="0088284E">
                                <w:rPr>
                                  <w:rFonts w:cs="Arial"/>
                                  <w:b/>
                                </w:rPr>
                                <w:t>0</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473F1E9D" w:rsidR="00CE3512" w:rsidRDefault="0088284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Universal Hydrographic Data Model</w:t>
                              </w:r>
                              <w:r w:rsidR="00F22A5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7B804BBB"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65" w:author="Raphael Malyankar" w:date="2026-08-15T21:31:00Z" w16du:dateUtc="2026-08-16T04:31:00Z">
                                <w:r w:rsidR="008962A3">
                                  <w:rPr>
                                    <w:rFonts w:ascii="Arial" w:hAnsi="Arial" w:cs="HelveticaNeueLT Std Med"/>
                                    <w:b/>
                                    <w:color w:val="00004C"/>
                                    <w:sz w:val="28"/>
                                    <w:szCs w:val="28"/>
                                  </w:rPr>
                                  <w:t>2</w:t>
                                </w:r>
                              </w:ins>
                              <w:del w:id="66" w:author="Raphael Malyankar" w:date="2026-08-15T21:31:00Z" w16du:dateUtc="2026-08-16T04:31:00Z">
                                <w:r w:rsidR="007F6D1B" w:rsidDel="008962A3">
                                  <w:rPr>
                                    <w:rFonts w:ascii="Arial" w:hAnsi="Arial" w:cs="HelveticaNeueLT Std Med"/>
                                    <w:b/>
                                    <w:color w:val="00004C"/>
                                    <w:sz w:val="28"/>
                                    <w:szCs w:val="28"/>
                                  </w:rPr>
                                  <w:delText>1</w:delText>
                                </w:r>
                              </w:del>
                              <w:r w:rsidR="007F6D1B">
                                <w:rPr>
                                  <w:rFonts w:ascii="Arial" w:hAnsi="Arial" w:cs="HelveticaNeueLT Std Med"/>
                                  <w:b/>
                                  <w:color w:val="00004C"/>
                                  <w:sz w:val="28"/>
                                  <w:szCs w:val="28"/>
                                </w:rPr>
                                <w:t>.0.0-202</w:t>
                              </w:r>
                              <w:ins w:id="67" w:author="Raphael Malyankar" w:date="2026-08-15T21:31:00Z" w16du:dateUtc="2026-08-16T04:31:00Z">
                                <w:r w:rsidR="008962A3">
                                  <w:rPr>
                                    <w:rFonts w:ascii="Arial" w:hAnsi="Arial" w:cs="HelveticaNeueLT Std Med"/>
                                    <w:b/>
                                    <w:color w:val="00004C"/>
                                    <w:sz w:val="28"/>
                                    <w:szCs w:val="28"/>
                                  </w:rPr>
                                  <w:t>6</w:t>
                                </w:r>
                              </w:ins>
                              <w:ins w:id="68" w:author="Raphael Malyankar" w:date="2026-10-18T03:48:00Z" w16du:dateUtc="2026-10-18T10:48:00Z">
                                <w:r w:rsidR="00CF148D">
                                  <w:rPr>
                                    <w:rFonts w:ascii="Arial" w:hAnsi="Arial" w:cs="HelveticaNeueLT Std Med"/>
                                    <w:b/>
                                    <w:color w:val="00004C"/>
                                    <w:sz w:val="28"/>
                                    <w:szCs w:val="28"/>
                                  </w:rPr>
                                  <w:t>1016</w:t>
                                </w:r>
                              </w:ins>
                              <w:del w:id="69" w:author="Raphael Malyankar" w:date="2026-08-15T21:31:00Z" w16du:dateUtc="2026-08-16T04:31:00Z">
                                <w:r w:rsidR="007F6D1B" w:rsidDel="008962A3">
                                  <w:rPr>
                                    <w:rFonts w:ascii="Arial" w:hAnsi="Arial" w:cs="HelveticaNeueLT Std Med"/>
                                    <w:b/>
                                    <w:color w:val="00004C"/>
                                    <w:sz w:val="28"/>
                                    <w:szCs w:val="28"/>
                                  </w:rPr>
                                  <w:delText>5022</w:delText>
                                </w:r>
                                <w:r w:rsidR="00E81580" w:rsidDel="008962A3">
                                  <w:rPr>
                                    <w:rFonts w:ascii="Arial" w:hAnsi="Arial" w:cs="HelveticaNeueLT Std Med"/>
                                    <w:b/>
                                    <w:color w:val="00004C"/>
                                    <w:sz w:val="28"/>
                                    <w:szCs w:val="28"/>
                                  </w:rPr>
                                  <w:delText>4</w:delText>
                                </w:r>
                              </w:del>
                            </w:p>
                            <w:p w14:paraId="7979CF00" w14:textId="0CF00201"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88284E">
                                <w:rPr>
                                  <w:rFonts w:ascii="Arial" w:hAnsi="Arial" w:cs="HelveticaNeueLT Std Med"/>
                                  <w:b/>
                                  <w:color w:val="00004C"/>
                                  <w:sz w:val="28"/>
                                  <w:szCs w:val="28"/>
                                </w:rPr>
                                <w:t xml:space="preserve">100 </w:t>
                              </w:r>
                              <w:r>
                                <w:rPr>
                                  <w:rFonts w:ascii="Arial" w:hAnsi="Arial" w:cs="HelveticaNeueLT Std Med"/>
                                  <w:b/>
                                  <w:color w:val="00004C"/>
                                  <w:sz w:val="28"/>
                                  <w:szCs w:val="28"/>
                                </w:rPr>
                                <w:t xml:space="preserve">Edition </w:t>
                              </w:r>
                              <w:r w:rsidR="0088284E">
                                <w:rPr>
                                  <w:rFonts w:ascii="Arial" w:hAnsi="Arial" w:cs="HelveticaNeueLT Std Med"/>
                                  <w:b/>
                                  <w:color w:val="00004C"/>
                                  <w:sz w:val="28"/>
                                  <w:szCs w:val="28"/>
                                </w:rPr>
                                <w:t>5.2.</w:t>
                              </w:r>
                              <w:ins w:id="70" w:author="Raphael Malyankar" w:date="2026-08-15T21:31:00Z" w16du:dateUtc="2026-08-16T04:31:00Z">
                                <w:r w:rsidR="008962A3">
                                  <w:rPr>
                                    <w:rFonts w:ascii="Arial" w:hAnsi="Arial" w:cs="HelveticaNeueLT Std Med"/>
                                    <w:b/>
                                    <w:color w:val="00004C"/>
                                    <w:sz w:val="28"/>
                                    <w:szCs w:val="28"/>
                                  </w:rPr>
                                  <w:t>1</w:t>
                                </w:r>
                              </w:ins>
                              <w:del w:id="71" w:author="Raphael Malyankar" w:date="2026-08-15T21:31:00Z" w16du:dateUtc="2026-08-16T04:31:00Z">
                                <w:r w:rsidR="0088284E" w:rsidDel="008962A3">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zGWtgQAAAo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XdXIe+AAAAALAQAADwAAAGRycy9k&#10;b3ducmV2LnhtbEyPwWrCQBCG74W+wzJCb7qbqCXEbESk7UkK1ULpbc2OSTA7G7JrEt++m1O9zfAP&#10;/3xfth1Nw3rsXG1JQrQQwJAKq2sqJXyf3ucJMOcVadVYQgl3dLDNn58ylWo70Bf2R1+yUEIuVRIq&#10;79uUc1dUaJRb2BYpZBfbGeXD2pVcd2oI5abhsRCv3KiawodKtbivsLgeb0bCx6CG3TJ66w/Xy/7+&#10;e1p//hwilPJlNu42wDyO/v8YJvyADnlgOtsbaccaCUHES5iv4mUwmHIRJytg52laiwR4nvFHh/wP&#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">
                <v:shapetype id="_x0000_t202" coordsize="21600,21600" o:spt="202" path="m,l,21600r21600,l21600,xe">
                  <v:stroke joinstyle="miter"/>
                  <v:path gradientshapeok="t" o:connecttype="rect"/>
                </v:shapetype>
                <v:shape id="Tekstvak 2" o:spid="_x0000_s1027" type="#_x0000_t202" style="position:absolute;left:9346;top:283;width:1086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388693D7" w:rsidR="009D0E32" w:rsidRPr="00B94B05" w:rsidRDefault="00B4561C" w:rsidP="00B66C1A">
                        <w:pPr>
                          <w:rPr>
                            <w:rFonts w:cs="Arial"/>
                            <w:b/>
                          </w:rPr>
                        </w:pPr>
                        <w:ins w:id="72" w:author="Raphael Malyankar" w:date="2026-08-31T16:23:00Z" w16du:dateUtc="2026-08-31T23:23:00Z">
                          <w:r>
                            <w:rPr>
                              <w:rFonts w:cs="Arial"/>
                              <w:b/>
                            </w:rPr>
                            <w:t>WD</w:t>
                          </w:r>
                        </w:ins>
                        <w:del w:id="73" w:author="Raphael Malyankar" w:date="2026-08-31T16:23:00Z" w16du:dateUtc="2026-08-31T23:23:00Z">
                          <w:r w:rsidR="009D0E32" w:rsidRPr="00B94B05" w:rsidDel="00B4561C">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:10</w:t>
                        </w:r>
                        <w:r w:rsidR="0088284E">
                          <w:rPr>
                            <w:rFonts w:cs="Arial"/>
                            <w:b/>
                          </w:rPr>
                          <w:t>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473F1E9D" w:rsidR="00CE3512" w:rsidRDefault="0088284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Universal Hydrographic Data Model</w:t>
                        </w:r>
                        <w:r w:rsidR="00F22A5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7B804BBB"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74" w:author="Raphael Malyankar" w:date="2026-08-15T21:31:00Z" w16du:dateUtc="2026-08-16T04:31:00Z">
                          <w:r w:rsidR="008962A3">
                            <w:rPr>
                              <w:rFonts w:ascii="Arial" w:hAnsi="Arial" w:cs="HelveticaNeueLT Std Med"/>
                              <w:b/>
                              <w:color w:val="00004C"/>
                              <w:sz w:val="28"/>
                              <w:szCs w:val="28"/>
                            </w:rPr>
                            <w:t>2</w:t>
                          </w:r>
                        </w:ins>
                        <w:del w:id="75" w:author="Raphael Malyankar" w:date="2026-08-15T21:31:00Z" w16du:dateUtc="2026-08-16T04:31:00Z">
                          <w:r w:rsidR="007F6D1B" w:rsidDel="008962A3">
                            <w:rPr>
                              <w:rFonts w:ascii="Arial" w:hAnsi="Arial" w:cs="HelveticaNeueLT Std Med"/>
                              <w:b/>
                              <w:color w:val="00004C"/>
                              <w:sz w:val="28"/>
                              <w:szCs w:val="28"/>
                            </w:rPr>
                            <w:delText>1</w:delText>
                          </w:r>
                        </w:del>
                        <w:r w:rsidR="007F6D1B">
                          <w:rPr>
                            <w:rFonts w:ascii="Arial" w:hAnsi="Arial" w:cs="HelveticaNeueLT Std Med"/>
                            <w:b/>
                            <w:color w:val="00004C"/>
                            <w:sz w:val="28"/>
                            <w:szCs w:val="28"/>
                          </w:rPr>
                          <w:t>.0.0-202</w:t>
                        </w:r>
                        <w:ins w:id="76" w:author="Raphael Malyankar" w:date="2026-08-15T21:31:00Z" w16du:dateUtc="2026-08-16T04:31:00Z">
                          <w:r w:rsidR="008962A3">
                            <w:rPr>
                              <w:rFonts w:ascii="Arial" w:hAnsi="Arial" w:cs="HelveticaNeueLT Std Med"/>
                              <w:b/>
                              <w:color w:val="00004C"/>
                              <w:sz w:val="28"/>
                              <w:szCs w:val="28"/>
                            </w:rPr>
                            <w:t>6</w:t>
                          </w:r>
                        </w:ins>
                        <w:ins w:id="77" w:author="Raphael Malyankar" w:date="2026-10-18T03:48:00Z" w16du:dateUtc="2026-10-18T10:48:00Z">
                          <w:r w:rsidR="00CF148D">
                            <w:rPr>
                              <w:rFonts w:ascii="Arial" w:hAnsi="Arial" w:cs="HelveticaNeueLT Std Med"/>
                              <w:b/>
                              <w:color w:val="00004C"/>
                              <w:sz w:val="28"/>
                              <w:szCs w:val="28"/>
                            </w:rPr>
                            <w:t>1016</w:t>
                          </w:r>
                        </w:ins>
                        <w:del w:id="78" w:author="Raphael Malyankar" w:date="2026-08-15T21:31:00Z" w16du:dateUtc="2026-08-16T04:31:00Z">
                          <w:r w:rsidR="007F6D1B" w:rsidDel="008962A3">
                            <w:rPr>
                              <w:rFonts w:ascii="Arial" w:hAnsi="Arial" w:cs="HelveticaNeueLT Std Med"/>
                              <w:b/>
                              <w:color w:val="00004C"/>
                              <w:sz w:val="28"/>
                              <w:szCs w:val="28"/>
                            </w:rPr>
                            <w:delText>5022</w:delText>
                          </w:r>
                          <w:r w:rsidR="00E81580" w:rsidDel="008962A3">
                            <w:rPr>
                              <w:rFonts w:ascii="Arial" w:hAnsi="Arial" w:cs="HelveticaNeueLT Std Med"/>
                              <w:b/>
                              <w:color w:val="00004C"/>
                              <w:sz w:val="28"/>
                              <w:szCs w:val="28"/>
                            </w:rPr>
                            <w:delText>4</w:delText>
                          </w:r>
                        </w:del>
                      </w:p>
                      <w:p w14:paraId="7979CF00" w14:textId="0CF00201"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88284E">
                          <w:rPr>
                            <w:rFonts w:ascii="Arial" w:hAnsi="Arial" w:cs="HelveticaNeueLT Std Med"/>
                            <w:b/>
                            <w:color w:val="00004C"/>
                            <w:sz w:val="28"/>
                            <w:szCs w:val="28"/>
                          </w:rPr>
                          <w:t xml:space="preserve">100 </w:t>
                        </w:r>
                        <w:r>
                          <w:rPr>
                            <w:rFonts w:ascii="Arial" w:hAnsi="Arial" w:cs="HelveticaNeueLT Std Med"/>
                            <w:b/>
                            <w:color w:val="00004C"/>
                            <w:sz w:val="28"/>
                            <w:szCs w:val="28"/>
                          </w:rPr>
                          <w:t xml:space="preserve">Edition </w:t>
                        </w:r>
                        <w:r w:rsidR="0088284E">
                          <w:rPr>
                            <w:rFonts w:ascii="Arial" w:hAnsi="Arial" w:cs="HelveticaNeueLT Std Med"/>
                            <w:b/>
                            <w:color w:val="00004C"/>
                            <w:sz w:val="28"/>
                            <w:szCs w:val="28"/>
                          </w:rPr>
                          <w:t>5.2.</w:t>
                        </w:r>
                        <w:ins w:id="79" w:author="Raphael Malyankar" w:date="2026-08-15T21:31:00Z" w16du:dateUtc="2026-08-16T04:31:00Z">
                          <w:r w:rsidR="008962A3">
                            <w:rPr>
                              <w:rFonts w:ascii="Arial" w:hAnsi="Arial" w:cs="HelveticaNeueLT Std Med"/>
                              <w:b/>
                              <w:color w:val="00004C"/>
                              <w:sz w:val="28"/>
                              <w:szCs w:val="28"/>
                            </w:rPr>
                            <w:t>1</w:t>
                          </w:r>
                        </w:ins>
                        <w:del w:id="80" w:author="Raphael Malyankar" w:date="2026-08-15T21:31:00Z" w16du:dateUtc="2026-08-16T04:31:00Z">
                          <w:r w:rsidR="0088284E" w:rsidDel="008962A3">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110774B4"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 xml:space="preserve">Copyright International Hydrographic Organization </w:t>
            </w:r>
            <w:del w:id="72" w:author="Raphael Malyankar" w:date="2026-08-31T16:23:00Z" w16du:dateUtc="2026-08-31T23:23:00Z">
              <w:r w:rsidR="007F6D1B" w:rsidRPr="00CF30EA" w:rsidDel="00B4561C">
                <w:rPr>
                  <w:rFonts w:ascii="Helvetica" w:hAnsi="Helvetica"/>
                  <w:sz w:val="22"/>
                  <w:lang w:val="en-GB"/>
                </w:rPr>
                <w:delText>202</w:delText>
              </w:r>
              <w:r w:rsidR="007F6D1B" w:rsidDel="00B4561C">
                <w:rPr>
                  <w:rFonts w:ascii="Helvetica" w:hAnsi="Helvetica"/>
                  <w:sz w:val="22"/>
                  <w:lang w:val="en-GB"/>
                </w:rPr>
                <w:delText>5</w:delText>
              </w:r>
            </w:del>
            <w:ins w:id="73" w:author="Raphael Malyankar" w:date="2026-08-15T21:31:00Z" w16du:dateUtc="2026-08-16T04:31:00Z">
              <w:r w:rsidR="008962A3">
                <w:rPr>
                  <w:rFonts w:ascii="Helvetica" w:hAnsi="Helvetica"/>
                  <w:sz w:val="22"/>
                  <w:lang w:val="en-GB"/>
                </w:rPr>
                <w:t>2026</w:t>
              </w:r>
            </w:ins>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4" w:name="_Hlk162625566"/>
      <w:r w:rsidRPr="00CF30EA">
        <w:rPr>
          <w:bCs/>
          <w:color w:val="auto"/>
          <w:lang w:val="en-GB"/>
        </w:rPr>
        <w:lastRenderedPageBreak/>
        <w:t>Document History</w:t>
      </w:r>
    </w:p>
    <w:bookmarkEnd w:id="74"/>
    <w:p w14:paraId="292089DF" w14:textId="052B4EBC" w:rsidR="00B943EE" w:rsidRPr="00CF30EA" w:rsidRDefault="00B943EE" w:rsidP="00B943EE">
      <w:pPr>
        <w:spacing w:line="240" w:lineRule="auto"/>
        <w:rPr>
          <w:lang w:val="en-GB"/>
        </w:rPr>
      </w:pPr>
      <w:r w:rsidRPr="00CF30EA">
        <w:rPr>
          <w:lang w:val="en-GB"/>
        </w:rPr>
        <w:t xml:space="preserve">Changes to this Specification are coordinated by the </w:t>
      </w:r>
      <w:r w:rsidR="004B1303">
        <w:rPr>
          <w:rFonts w:eastAsiaTheme="minorEastAsia" w:cs="Arial"/>
          <w:lang w:val="en-GB"/>
        </w:rPr>
        <w:t>IHO S-100 working Group</w:t>
      </w:r>
      <w:r w:rsidRPr="00CF30EA">
        <w:rPr>
          <w:rFonts w:eastAsiaTheme="minorEastAsia" w:cs="Arial"/>
          <w:lang w:val="en-GB"/>
        </w:rPr>
        <w:t xml:space="preserve"> (</w:t>
      </w:r>
      <w:r w:rsidR="004B1303">
        <w:rPr>
          <w:rFonts w:eastAsiaTheme="minorEastAsia" w:cs="Arial"/>
          <w:lang w:val="en-GB"/>
        </w:rPr>
        <w:t>S-100 WG</w:t>
      </w:r>
      <w:r w:rsidRPr="00CF30EA">
        <w:rPr>
          <w:rFonts w:eastAsiaTheme="minorEastAsia" w:cs="Arial"/>
          <w:lang w:val="en-GB"/>
        </w:rPr>
        <w:t>)</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B943EE">
        <w:trPr>
          <w:cantSplit/>
        </w:trPr>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3549A661" w14:textId="77777777" w:rsidTr="00B943EE">
        <w:trPr>
          <w:cantSplit/>
        </w:trPr>
        <w:tc>
          <w:tcPr>
            <w:tcW w:w="1413" w:type="dxa"/>
          </w:tcPr>
          <w:p w14:paraId="630BB21A" w14:textId="57B6924A" w:rsidR="002C775A" w:rsidRPr="00CF30EA" w:rsidRDefault="008F11C0" w:rsidP="00B943EE">
            <w:pPr>
              <w:suppressLineNumbers/>
              <w:spacing w:before="60" w:after="60" w:line="240" w:lineRule="auto"/>
              <w:jc w:val="left"/>
              <w:rPr>
                <w:lang w:val="en-GB"/>
              </w:rPr>
            </w:pPr>
            <w:r>
              <w:rPr>
                <w:lang w:val="en-GB"/>
              </w:rPr>
              <w:t>0.1.0</w:t>
            </w:r>
          </w:p>
        </w:tc>
        <w:tc>
          <w:tcPr>
            <w:tcW w:w="1701" w:type="dxa"/>
          </w:tcPr>
          <w:p w14:paraId="52BC8874" w14:textId="59425C8C" w:rsidR="002C775A" w:rsidRPr="00CF30EA" w:rsidRDefault="008F11C0" w:rsidP="00B943EE">
            <w:pPr>
              <w:suppressLineNumbers/>
              <w:spacing w:before="60" w:after="60" w:line="240" w:lineRule="auto"/>
              <w:jc w:val="left"/>
              <w:rPr>
                <w:lang w:val="en-GB"/>
              </w:rPr>
            </w:pPr>
            <w:r>
              <w:rPr>
                <w:lang w:val="en-GB"/>
              </w:rPr>
              <w:t>2024-08-23</w:t>
            </w:r>
          </w:p>
        </w:tc>
        <w:tc>
          <w:tcPr>
            <w:tcW w:w="2126" w:type="dxa"/>
          </w:tcPr>
          <w:p w14:paraId="25CBB165" w14:textId="361A8E9E" w:rsidR="002C775A" w:rsidRPr="00CF30EA" w:rsidRDefault="008F11C0" w:rsidP="00B943EE">
            <w:pPr>
              <w:suppressLineNumbers/>
              <w:spacing w:before="60" w:after="60" w:line="240" w:lineRule="auto"/>
              <w:jc w:val="left"/>
              <w:rPr>
                <w:lang w:val="en-GB"/>
              </w:rPr>
            </w:pPr>
            <w:r>
              <w:rPr>
                <w:lang w:val="en-GB"/>
              </w:rPr>
              <w:t>RM</w:t>
            </w:r>
          </w:p>
        </w:tc>
        <w:tc>
          <w:tcPr>
            <w:tcW w:w="3776" w:type="dxa"/>
          </w:tcPr>
          <w:p w14:paraId="12612EB6" w14:textId="7DD2AEA3" w:rsidR="002C775A" w:rsidRPr="00CF30EA" w:rsidRDefault="008F11C0" w:rsidP="00B943EE">
            <w:pPr>
              <w:suppressLineNumbers/>
              <w:spacing w:before="60" w:after="60" w:line="240" w:lineRule="auto"/>
              <w:jc w:val="left"/>
              <w:rPr>
                <w:lang w:val="en-GB"/>
              </w:rPr>
            </w:pPr>
            <w:r>
              <w:rPr>
                <w:lang w:val="en-GB"/>
              </w:rPr>
              <w:t>Initial draft</w:t>
            </w:r>
          </w:p>
        </w:tc>
      </w:tr>
      <w:tr w:rsidR="002C775A" w:rsidRPr="00CF30EA" w14:paraId="77B4FF3A" w14:textId="77777777" w:rsidTr="00B943EE">
        <w:trPr>
          <w:cantSplit/>
        </w:trPr>
        <w:tc>
          <w:tcPr>
            <w:tcW w:w="1413" w:type="dxa"/>
          </w:tcPr>
          <w:p w14:paraId="65809BCC" w14:textId="3702BBC9" w:rsidR="002C775A" w:rsidRPr="00CF30EA" w:rsidRDefault="008F11C0" w:rsidP="00B943EE">
            <w:pPr>
              <w:suppressLineNumbers/>
              <w:spacing w:before="60" w:after="60" w:line="240" w:lineRule="auto"/>
              <w:jc w:val="left"/>
              <w:rPr>
                <w:lang w:val="en-GB"/>
              </w:rPr>
            </w:pPr>
            <w:r>
              <w:rPr>
                <w:lang w:val="en-GB"/>
              </w:rPr>
              <w:t>0.2.0</w:t>
            </w:r>
          </w:p>
        </w:tc>
        <w:tc>
          <w:tcPr>
            <w:tcW w:w="1701" w:type="dxa"/>
          </w:tcPr>
          <w:p w14:paraId="11E5C2AB" w14:textId="7A6864CF" w:rsidR="002C775A" w:rsidRPr="00CF30EA" w:rsidRDefault="008F11C0" w:rsidP="00B943EE">
            <w:pPr>
              <w:suppressLineNumbers/>
              <w:spacing w:before="60" w:after="60" w:line="240" w:lineRule="auto"/>
              <w:jc w:val="left"/>
              <w:rPr>
                <w:lang w:val="en-GB"/>
              </w:rPr>
            </w:pPr>
            <w:r>
              <w:rPr>
                <w:lang w:val="en-GB"/>
              </w:rPr>
              <w:t>2024-1</w:t>
            </w:r>
            <w:r w:rsidR="00EC3304">
              <w:rPr>
                <w:lang w:val="en-GB"/>
              </w:rPr>
              <w:t>2</w:t>
            </w:r>
            <w:r>
              <w:rPr>
                <w:lang w:val="en-GB"/>
              </w:rPr>
              <w:t>-</w:t>
            </w:r>
            <w:r w:rsidR="00B70686">
              <w:rPr>
                <w:lang w:val="en-GB"/>
              </w:rPr>
              <w:t>01</w:t>
            </w:r>
          </w:p>
        </w:tc>
        <w:tc>
          <w:tcPr>
            <w:tcW w:w="2126" w:type="dxa"/>
          </w:tcPr>
          <w:p w14:paraId="3669E0A1" w14:textId="416328A1" w:rsidR="002C775A" w:rsidRPr="00CF30EA" w:rsidRDefault="008F11C0" w:rsidP="00B943EE">
            <w:pPr>
              <w:suppressLineNumbers/>
              <w:spacing w:before="60" w:after="60" w:line="240" w:lineRule="auto"/>
              <w:jc w:val="left"/>
              <w:rPr>
                <w:lang w:val="en-GB"/>
              </w:rPr>
            </w:pPr>
            <w:r>
              <w:rPr>
                <w:lang w:val="en-GB"/>
              </w:rPr>
              <w:t>RM</w:t>
            </w:r>
          </w:p>
        </w:tc>
        <w:tc>
          <w:tcPr>
            <w:tcW w:w="3776" w:type="dxa"/>
          </w:tcPr>
          <w:p w14:paraId="16DB5768" w14:textId="589CD1E4" w:rsidR="002C775A" w:rsidRPr="00CF30EA" w:rsidRDefault="008F11C0" w:rsidP="00B943EE">
            <w:pPr>
              <w:suppressLineNumbers/>
              <w:spacing w:before="60" w:after="60" w:line="240" w:lineRule="auto"/>
              <w:jc w:val="left"/>
              <w:rPr>
                <w:lang w:val="en-GB"/>
              </w:rPr>
            </w:pPr>
            <w:r>
              <w:rPr>
                <w:lang w:val="en-GB"/>
              </w:rPr>
              <w:t>Removed checks whose deletion was agreed by S-100 Validation subgroup (see GitHub issues)</w:t>
            </w:r>
            <w:r w:rsidR="00FA71F6">
              <w:rPr>
                <w:lang w:val="en-GB"/>
              </w:rPr>
              <w:t>; source document references in list of checks edited to conform to currently agreed format</w:t>
            </w:r>
            <w:r w:rsidR="00F14A7E">
              <w:rPr>
                <w:lang w:val="en-GB"/>
              </w:rPr>
              <w:t>; split checks into specification and data sections, added Part 10b checks</w:t>
            </w:r>
            <w:r w:rsidR="00504AEA">
              <w:rPr>
                <w:lang w:val="en-GB"/>
              </w:rPr>
              <w:t xml:space="preserve">; </w:t>
            </w:r>
            <w:r w:rsidR="00052D44">
              <w:rPr>
                <w:lang w:val="en-GB"/>
              </w:rPr>
              <w:t xml:space="preserve"> added Part15 checks from PRIMAR; </w:t>
            </w:r>
            <w:r w:rsidR="00E064CD">
              <w:rPr>
                <w:lang w:val="en-GB"/>
              </w:rPr>
              <w:t xml:space="preserve">commenced addition of generic checks from S-158:102, 104, 111 and S-158:98 98 lists; </w:t>
            </w:r>
            <w:r w:rsidR="00504AEA">
              <w:rPr>
                <w:lang w:val="en-GB"/>
              </w:rPr>
              <w:t>elaborated language on</w:t>
            </w:r>
            <w:r w:rsidR="00E064CD">
              <w:rPr>
                <w:lang w:val="en-GB"/>
              </w:rPr>
              <w:t xml:space="preserve"> tolerances</w:t>
            </w:r>
            <w:r w:rsidR="00504AEA">
              <w:rPr>
                <w:lang w:val="en-GB"/>
              </w:rPr>
              <w:t xml:space="preserve"> for spatial operators.</w:t>
            </w:r>
          </w:p>
        </w:tc>
      </w:tr>
      <w:tr w:rsidR="002C775A" w:rsidRPr="00CF30EA" w14:paraId="32FCDEB9" w14:textId="77777777" w:rsidTr="00B943EE">
        <w:trPr>
          <w:cantSplit/>
        </w:trPr>
        <w:tc>
          <w:tcPr>
            <w:tcW w:w="1413" w:type="dxa"/>
          </w:tcPr>
          <w:p w14:paraId="75B05B17" w14:textId="7D5FF644" w:rsidR="002C775A" w:rsidRPr="00CF30EA" w:rsidRDefault="007F6D1B" w:rsidP="00B943EE">
            <w:pPr>
              <w:suppressLineNumbers/>
              <w:spacing w:before="60" w:after="60" w:line="240" w:lineRule="auto"/>
              <w:jc w:val="left"/>
              <w:rPr>
                <w:lang w:val="en-GB"/>
              </w:rPr>
            </w:pPr>
            <w:r>
              <w:rPr>
                <w:lang w:val="en-GB"/>
              </w:rPr>
              <w:t>1.0.0 Draft 1</w:t>
            </w:r>
          </w:p>
        </w:tc>
        <w:tc>
          <w:tcPr>
            <w:tcW w:w="1701" w:type="dxa"/>
          </w:tcPr>
          <w:p w14:paraId="09A3677D" w14:textId="5D5C53CA" w:rsidR="002C775A" w:rsidRPr="00CF30EA" w:rsidRDefault="00E81580" w:rsidP="00B943EE">
            <w:pPr>
              <w:suppressLineNumbers/>
              <w:spacing w:before="60" w:after="60" w:line="240" w:lineRule="auto"/>
              <w:jc w:val="left"/>
              <w:rPr>
                <w:lang w:val="en-GB"/>
              </w:rPr>
            </w:pPr>
            <w:r>
              <w:rPr>
                <w:lang w:val="en-GB"/>
              </w:rPr>
              <w:t>February</w:t>
            </w:r>
            <w:r w:rsidR="007F6D1B">
              <w:rPr>
                <w:lang w:val="en-GB"/>
              </w:rPr>
              <w:t xml:space="preserve"> 2025</w:t>
            </w:r>
          </w:p>
        </w:tc>
        <w:tc>
          <w:tcPr>
            <w:tcW w:w="2126" w:type="dxa"/>
          </w:tcPr>
          <w:p w14:paraId="5CC5C9B3" w14:textId="2CC931B9" w:rsidR="002C775A" w:rsidRPr="00CF30EA" w:rsidRDefault="008517FB" w:rsidP="00B943EE">
            <w:pPr>
              <w:suppressLineNumbers/>
              <w:spacing w:before="60" w:after="60" w:line="240" w:lineRule="auto"/>
              <w:jc w:val="left"/>
              <w:rPr>
                <w:lang w:val="en-GB"/>
              </w:rPr>
            </w:pPr>
            <w:r>
              <w:rPr>
                <w:lang w:val="en-GB"/>
              </w:rPr>
              <w:t>RM</w:t>
            </w:r>
          </w:p>
        </w:tc>
        <w:tc>
          <w:tcPr>
            <w:tcW w:w="3776" w:type="dxa"/>
          </w:tcPr>
          <w:p w14:paraId="2AD7C713" w14:textId="24749205" w:rsidR="002C775A" w:rsidRPr="00CF30EA" w:rsidRDefault="008517FB" w:rsidP="00B943EE">
            <w:pPr>
              <w:suppressLineNumbers/>
              <w:spacing w:before="60" w:after="60" w:line="240" w:lineRule="auto"/>
              <w:jc w:val="left"/>
              <w:rPr>
                <w:lang w:val="en-GB"/>
              </w:rPr>
            </w:pPr>
            <w:r>
              <w:rPr>
                <w:lang w:val="en-GB"/>
              </w:rPr>
              <w:t>Apply feedback; use standard language for more checks</w:t>
            </w:r>
          </w:p>
        </w:tc>
      </w:tr>
      <w:tr w:rsidR="002C775A" w:rsidRPr="00CF30EA" w14:paraId="7BAE32A2" w14:textId="77777777" w:rsidTr="00B943EE">
        <w:trPr>
          <w:cantSplit/>
        </w:trPr>
        <w:tc>
          <w:tcPr>
            <w:tcW w:w="1413" w:type="dxa"/>
          </w:tcPr>
          <w:p w14:paraId="29F9293D" w14:textId="7B732DF2" w:rsidR="002C775A" w:rsidRPr="00CF30EA" w:rsidRDefault="00B4561C" w:rsidP="00B943EE">
            <w:pPr>
              <w:suppressLineNumbers/>
              <w:spacing w:before="60" w:after="60" w:line="240" w:lineRule="auto"/>
              <w:jc w:val="left"/>
              <w:rPr>
                <w:lang w:val="en-GB"/>
              </w:rPr>
            </w:pPr>
            <w:ins w:id="75" w:author="Raphael Malyankar" w:date="2026-08-31T16:25:00Z" w16du:dateUtc="2026-08-31T23:25:00Z">
              <w:r>
                <w:rPr>
                  <w:lang w:val="en-GB"/>
                </w:rPr>
                <w:t xml:space="preserve">WD </w:t>
              </w:r>
            </w:ins>
            <w:ins w:id="76" w:author="Raphael Malyankar" w:date="2026-08-15T21:31:00Z" w16du:dateUtc="2026-08-16T04:31:00Z">
              <w:r w:rsidR="008962A3">
                <w:rPr>
                  <w:lang w:val="en-GB"/>
                </w:rPr>
                <w:t>2.0.0</w:t>
              </w:r>
            </w:ins>
          </w:p>
        </w:tc>
        <w:tc>
          <w:tcPr>
            <w:tcW w:w="1701" w:type="dxa"/>
          </w:tcPr>
          <w:p w14:paraId="56AFCE51" w14:textId="650FD1AE" w:rsidR="002C775A" w:rsidRPr="00CF30EA" w:rsidRDefault="008962A3" w:rsidP="00B943EE">
            <w:pPr>
              <w:suppressLineNumbers/>
              <w:spacing w:before="60" w:after="60" w:line="240" w:lineRule="auto"/>
              <w:jc w:val="left"/>
              <w:rPr>
                <w:lang w:val="en-GB"/>
              </w:rPr>
            </w:pPr>
            <w:ins w:id="77" w:author="Raphael Malyankar" w:date="2026-08-15T21:31:00Z" w16du:dateUtc="2026-08-16T04:31:00Z">
              <w:r>
                <w:rPr>
                  <w:lang w:val="en-GB"/>
                </w:rPr>
                <w:t>August 2026</w:t>
              </w:r>
            </w:ins>
          </w:p>
        </w:tc>
        <w:tc>
          <w:tcPr>
            <w:tcW w:w="2126" w:type="dxa"/>
          </w:tcPr>
          <w:p w14:paraId="318AEC5E" w14:textId="2F7F7F50" w:rsidR="002C775A" w:rsidRPr="00CF30EA" w:rsidRDefault="008962A3" w:rsidP="00B943EE">
            <w:pPr>
              <w:suppressLineNumbers/>
              <w:spacing w:before="60" w:after="60" w:line="240" w:lineRule="auto"/>
              <w:jc w:val="left"/>
              <w:rPr>
                <w:lang w:val="en-GB"/>
              </w:rPr>
            </w:pPr>
            <w:ins w:id="78" w:author="Raphael Malyankar" w:date="2026-08-15T21:31:00Z" w16du:dateUtc="2026-08-16T04:31:00Z">
              <w:r>
                <w:rPr>
                  <w:lang w:val="en-GB"/>
                </w:rPr>
                <w:t>RM</w:t>
              </w:r>
            </w:ins>
          </w:p>
        </w:tc>
        <w:tc>
          <w:tcPr>
            <w:tcW w:w="3776" w:type="dxa"/>
          </w:tcPr>
          <w:p w14:paraId="399A9E0D" w14:textId="41AE3E9E" w:rsidR="002C775A" w:rsidRPr="00CF30EA" w:rsidRDefault="008962A3" w:rsidP="00B943EE">
            <w:pPr>
              <w:suppressLineNumbers/>
              <w:spacing w:before="60" w:after="60" w:line="240" w:lineRule="auto"/>
              <w:jc w:val="left"/>
              <w:rPr>
                <w:lang w:val="en-GB"/>
              </w:rPr>
            </w:pPr>
            <w:ins w:id="79" w:author="Raphael Malyankar" w:date="2026-08-15T21:32:00Z" w16du:dateUtc="2026-08-16T04:32:00Z">
              <w:r>
                <w:rPr>
                  <w:lang w:val="en-GB"/>
                </w:rPr>
                <w:t xml:space="preserve">Align with S-100 5.2.1; </w:t>
              </w:r>
            </w:ins>
            <w:ins w:id="80" w:author="Raphael Malyankar" w:date="2026-08-15T21:48:00Z" w16du:dateUtc="2026-08-16T04:48:00Z">
              <w:r w:rsidR="001D666E">
                <w:rPr>
                  <w:lang w:val="en-GB"/>
                </w:rPr>
                <w:t>remov</w:t>
              </w:r>
            </w:ins>
            <w:ins w:id="81" w:author="Raphael Malyankar" w:date="2026-08-15T21:49:00Z" w16du:dateUtc="2026-08-16T04:49:00Z">
              <w:r w:rsidR="001D666E">
                <w:rPr>
                  <w:lang w:val="en-GB"/>
                </w:rPr>
                <w:t xml:space="preserve">e Collection B, </w:t>
              </w:r>
            </w:ins>
            <w:ins w:id="82" w:author="Raphael Malyankar" w:date="2026-08-15T21:32:00Z" w16du:dateUtc="2026-08-16T04:32:00Z">
              <w:r>
                <w:rPr>
                  <w:lang w:val="en-GB"/>
                </w:rPr>
                <w:t>a</w:t>
              </w:r>
            </w:ins>
            <w:ins w:id="83" w:author="Raphael Malyankar" w:date="2026-08-31T16:26:00Z" w16du:dateUtc="2026-08-31T23:26:00Z">
              <w:r w:rsidR="00B4561C">
                <w:rPr>
                  <w:lang w:val="en-GB"/>
                </w:rPr>
                <w:t>dd implementation guidance column</w:t>
              </w:r>
            </w:ins>
            <w:ins w:id="84" w:author="Raphael Malyankar" w:date="2026-08-31T16:27:00Z" w16du:dateUtc="2026-08-31T23:27:00Z">
              <w:r w:rsidR="00194C9F">
                <w:rPr>
                  <w:lang w:val="en-GB"/>
                </w:rPr>
                <w:t>;</w:t>
              </w:r>
            </w:ins>
            <w:ins w:id="85" w:author="Raphael Malyankar" w:date="2026-08-31T16:26:00Z" w16du:dateUtc="2026-08-31T23:26:00Z">
              <w:r w:rsidR="00B4561C">
                <w:rPr>
                  <w:lang w:val="en-GB"/>
                </w:rPr>
                <w:t xml:space="preserve"> apply </w:t>
              </w:r>
            </w:ins>
            <w:ins w:id="86" w:author="Raphael Malyankar" w:date="2026-08-31T16:27:00Z" w16du:dateUtc="2026-08-31T23:27:00Z">
              <w:r w:rsidR="00B4561C">
                <w:rPr>
                  <w:lang w:val="en-GB"/>
                </w:rPr>
                <w:t>f</w:t>
              </w:r>
            </w:ins>
            <w:ins w:id="87" w:author="Raphael Malyankar" w:date="2026-08-31T16:26:00Z" w16du:dateUtc="2026-08-31T23:26:00Z">
              <w:r w:rsidR="00B4561C">
                <w:rPr>
                  <w:lang w:val="en-GB"/>
                </w:rPr>
                <w:t>eedback on</w:t>
              </w:r>
            </w:ins>
            <w:ins w:id="88" w:author="Raphael Malyankar" w:date="2026-08-31T16:27:00Z" w16du:dateUtc="2026-08-31T23:27:00Z">
              <w:r w:rsidR="00B4561C">
                <w:rPr>
                  <w:lang w:val="en-GB"/>
                </w:rPr>
                <w:t xml:space="preserve"> Edition 1.0.0 checks</w:t>
              </w:r>
            </w:ins>
          </w:p>
        </w:tc>
      </w:tr>
      <w:tr w:rsidR="002C775A" w:rsidRPr="00CF30EA" w14:paraId="4F708FD5" w14:textId="77777777" w:rsidTr="00B943EE">
        <w:trPr>
          <w:cantSplit/>
        </w:trPr>
        <w:tc>
          <w:tcPr>
            <w:tcW w:w="1413" w:type="dxa"/>
          </w:tcPr>
          <w:p w14:paraId="64D96FDA" w14:textId="64E20517" w:rsidR="002C775A" w:rsidRPr="00CF30EA" w:rsidRDefault="002C775A" w:rsidP="00B943EE">
            <w:pPr>
              <w:suppressLineNumbers/>
              <w:spacing w:before="60" w:after="60" w:line="240" w:lineRule="auto"/>
              <w:jc w:val="left"/>
              <w:rPr>
                <w:lang w:val="en-GB"/>
              </w:rPr>
            </w:pPr>
          </w:p>
        </w:tc>
        <w:tc>
          <w:tcPr>
            <w:tcW w:w="1701" w:type="dxa"/>
          </w:tcPr>
          <w:p w14:paraId="04A4F9E8" w14:textId="1DE492D7" w:rsidR="002C775A" w:rsidRPr="00CF30EA" w:rsidRDefault="002C775A" w:rsidP="00B943EE">
            <w:pPr>
              <w:suppressLineNumbers/>
              <w:spacing w:before="60" w:after="60" w:line="240" w:lineRule="auto"/>
              <w:jc w:val="left"/>
              <w:rPr>
                <w:lang w:val="en-GB"/>
              </w:rPr>
            </w:pPr>
          </w:p>
        </w:tc>
        <w:tc>
          <w:tcPr>
            <w:tcW w:w="2126" w:type="dxa"/>
          </w:tcPr>
          <w:p w14:paraId="3ECAC785" w14:textId="200C9609" w:rsidR="002C775A" w:rsidRPr="00CF30EA" w:rsidRDefault="002C775A" w:rsidP="00B943EE">
            <w:pPr>
              <w:suppressLineNumbers/>
              <w:spacing w:before="60" w:after="60" w:line="240" w:lineRule="auto"/>
              <w:jc w:val="left"/>
              <w:rPr>
                <w:lang w:val="en-GB"/>
              </w:rPr>
            </w:pPr>
          </w:p>
        </w:tc>
        <w:tc>
          <w:tcPr>
            <w:tcW w:w="3776" w:type="dxa"/>
          </w:tcPr>
          <w:p w14:paraId="0455176E" w14:textId="26D3A278" w:rsidR="002C775A" w:rsidRPr="00CF30EA" w:rsidRDefault="002C775A" w:rsidP="00B943EE">
            <w:pPr>
              <w:suppressLineNumbers/>
              <w:spacing w:before="60" w:after="60" w:line="240" w:lineRule="auto"/>
              <w:jc w:val="left"/>
              <w:rPr>
                <w:lang w:val="en-GB"/>
              </w:rPr>
            </w:pPr>
          </w:p>
        </w:tc>
      </w:tr>
      <w:tr w:rsidR="002C775A" w:rsidRPr="00CF30EA" w14:paraId="73192FF4" w14:textId="77777777" w:rsidTr="00B943EE">
        <w:trPr>
          <w:cantSplit/>
        </w:trPr>
        <w:tc>
          <w:tcPr>
            <w:tcW w:w="1413" w:type="dxa"/>
          </w:tcPr>
          <w:p w14:paraId="2C4AB30D" w14:textId="37CAE5BA" w:rsidR="002C775A" w:rsidRPr="00CF30EA" w:rsidRDefault="002C775A" w:rsidP="00B943EE">
            <w:pPr>
              <w:suppressLineNumbers/>
              <w:spacing w:before="60" w:after="60" w:line="240" w:lineRule="auto"/>
              <w:jc w:val="left"/>
              <w:rPr>
                <w:lang w:val="en-GB"/>
              </w:rPr>
            </w:pPr>
          </w:p>
        </w:tc>
        <w:tc>
          <w:tcPr>
            <w:tcW w:w="1701" w:type="dxa"/>
          </w:tcPr>
          <w:p w14:paraId="48C3B6F0" w14:textId="66F7497B" w:rsidR="002C775A" w:rsidRPr="00CF30EA" w:rsidRDefault="002C775A" w:rsidP="00B943EE">
            <w:pPr>
              <w:suppressLineNumbers/>
              <w:spacing w:before="60" w:after="60" w:line="240" w:lineRule="auto"/>
              <w:jc w:val="left"/>
              <w:rPr>
                <w:lang w:val="en-GB"/>
              </w:rPr>
            </w:pPr>
          </w:p>
        </w:tc>
        <w:tc>
          <w:tcPr>
            <w:tcW w:w="2126" w:type="dxa"/>
          </w:tcPr>
          <w:p w14:paraId="174DFE64" w14:textId="2BA7FF3B" w:rsidR="002C775A" w:rsidRPr="00CF30EA" w:rsidRDefault="002C775A" w:rsidP="00B943EE">
            <w:pPr>
              <w:suppressLineNumbers/>
              <w:spacing w:before="60" w:after="60" w:line="240" w:lineRule="auto"/>
              <w:jc w:val="left"/>
              <w:rPr>
                <w:lang w:val="en-GB"/>
              </w:rPr>
            </w:pPr>
          </w:p>
        </w:tc>
        <w:tc>
          <w:tcPr>
            <w:tcW w:w="3776" w:type="dxa"/>
          </w:tcPr>
          <w:p w14:paraId="2624F6B4" w14:textId="4DEA2C08" w:rsidR="002C775A" w:rsidRPr="00CF30EA" w:rsidRDefault="002C775A" w:rsidP="00B943EE">
            <w:pPr>
              <w:suppressLineNumbers/>
              <w:spacing w:before="60" w:after="60" w:line="240" w:lineRule="auto"/>
              <w:jc w:val="left"/>
              <w:rPr>
                <w:lang w:val="en-GB"/>
              </w:rPr>
            </w:pPr>
          </w:p>
        </w:tc>
      </w:tr>
      <w:tr w:rsidR="006D6192" w:rsidRPr="00CF30EA" w14:paraId="532FDBC0" w14:textId="77777777" w:rsidTr="00B943EE">
        <w:trPr>
          <w:cantSplit/>
        </w:trPr>
        <w:tc>
          <w:tcPr>
            <w:tcW w:w="1413" w:type="dxa"/>
          </w:tcPr>
          <w:p w14:paraId="2851984E" w14:textId="2646BF5C" w:rsidR="006D6192" w:rsidRPr="00CF30EA" w:rsidRDefault="006D6192" w:rsidP="00B943EE">
            <w:pPr>
              <w:suppressLineNumbers/>
              <w:spacing w:before="60" w:after="60" w:line="240" w:lineRule="auto"/>
              <w:jc w:val="left"/>
              <w:rPr>
                <w:lang w:val="en-GB"/>
              </w:rPr>
            </w:pPr>
          </w:p>
        </w:tc>
        <w:tc>
          <w:tcPr>
            <w:tcW w:w="1701" w:type="dxa"/>
          </w:tcPr>
          <w:p w14:paraId="5D4CBB21" w14:textId="346F20B6" w:rsidR="006D6192" w:rsidRPr="00CF30EA" w:rsidRDefault="006D6192" w:rsidP="00B943EE">
            <w:pPr>
              <w:suppressLineNumbers/>
              <w:spacing w:before="60" w:after="60" w:line="240" w:lineRule="auto"/>
              <w:jc w:val="left"/>
              <w:rPr>
                <w:lang w:val="en-GB"/>
              </w:rPr>
            </w:pPr>
          </w:p>
        </w:tc>
        <w:tc>
          <w:tcPr>
            <w:tcW w:w="2126" w:type="dxa"/>
          </w:tcPr>
          <w:p w14:paraId="63B3D62D" w14:textId="759D73C4" w:rsidR="006D6192" w:rsidRPr="00CF30EA" w:rsidRDefault="006D6192" w:rsidP="00B943EE">
            <w:pPr>
              <w:suppressLineNumbers/>
              <w:spacing w:before="60" w:after="60" w:line="240" w:lineRule="auto"/>
              <w:jc w:val="left"/>
              <w:rPr>
                <w:lang w:val="en-GB"/>
              </w:rPr>
            </w:pPr>
          </w:p>
        </w:tc>
        <w:tc>
          <w:tcPr>
            <w:tcW w:w="3776" w:type="dxa"/>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27691593" w:rsidR="006F16C8" w:rsidRPr="00CF30EA" w:rsidRDefault="006F16C8" w:rsidP="006F16C8">
      <w:pPr>
        <w:pStyle w:val="zzCover"/>
        <w:spacing w:before="360" w:after="120"/>
        <w:jc w:val="center"/>
        <w:rPr>
          <w:bCs/>
          <w:color w:val="auto"/>
          <w:lang w:val="en-GB"/>
        </w:rPr>
      </w:pPr>
      <w:bookmarkStart w:id="89"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90" w:author="Raphael Malyankar" w:date="2026-08-15T21:40:00Z" w16du:dateUtc="2026-08-16T04:40:00Z">
        <w:r w:rsidR="00DF00FF">
          <w:rPr>
            <w:bCs/>
            <w:color w:val="auto"/>
            <w:lang w:val="en-GB"/>
          </w:rPr>
          <w:t>2.0.0</w:t>
        </w:r>
      </w:ins>
      <w:del w:id="91" w:author="Raphael Malyankar" w:date="2026-08-15T21:40:00Z" w16du:dateUtc="2026-08-16T04:40:00Z">
        <w:r w:rsidR="00CE3512" w:rsidDel="00DF00FF">
          <w:rPr>
            <w:bCs/>
            <w:color w:val="auto"/>
            <w:lang w:val="en-GB"/>
          </w:rPr>
          <w:delText>x</w:delText>
        </w:r>
        <w:r w:rsidR="003B33F1" w:rsidDel="00DF00FF">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6"/>
        <w:gridCol w:w="2360"/>
      </w:tblGrid>
      <w:tr w:rsidR="006F16C8" w:rsidRPr="00B63849" w14:paraId="710C823A" w14:textId="77777777" w:rsidTr="00CA3D0E">
        <w:trPr>
          <w:cantSplit/>
        </w:trPr>
        <w:tc>
          <w:tcPr>
            <w:tcW w:w="369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30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A3D0E">
        <w:trPr>
          <w:cantSplit/>
        </w:trPr>
        <w:tc>
          <w:tcPr>
            <w:tcW w:w="3691" w:type="pct"/>
          </w:tcPr>
          <w:p w14:paraId="07ECEAAD" w14:textId="4EC38D3C" w:rsidR="006F16C8" w:rsidRPr="00B63849" w:rsidRDefault="00DF00FF" w:rsidP="00861BBF">
            <w:pPr>
              <w:suppressAutoHyphens/>
              <w:spacing w:before="60" w:after="60"/>
              <w:rPr>
                <w:rFonts w:cs="Arial"/>
                <w:lang w:val="en-GB"/>
              </w:rPr>
            </w:pPr>
            <w:ins w:id="92" w:author="Raphael Malyankar" w:date="2026-08-15T21:40:00Z" w16du:dateUtc="2026-08-16T04:40:00Z">
              <w:r>
                <w:rPr>
                  <w:rFonts w:cs="Arial"/>
                  <w:lang w:val="en-GB"/>
                </w:rPr>
                <w:t>Edition 2.0.0 is an Operational version</w:t>
              </w:r>
            </w:ins>
            <w:del w:id="93" w:author="Raphael Malyankar" w:date="2026-08-15T21:32:00Z" w16du:dateUtc="2026-08-16T04:32:00Z">
              <w:r w:rsidR="003B33F1" w:rsidDel="008962A3">
                <w:rPr>
                  <w:rFonts w:cs="Arial"/>
                  <w:lang w:val="en-GB"/>
                </w:rPr>
                <w:delText>(To be populated for edition</w:delText>
              </w:r>
              <w:r w:rsidR="00CE3512" w:rsidDel="008962A3">
                <w:rPr>
                  <w:rFonts w:cs="Arial"/>
                  <w:lang w:val="en-GB"/>
                </w:rPr>
                <w:delText>s</w:delText>
              </w:r>
              <w:r w:rsidR="003B33F1" w:rsidDel="008962A3">
                <w:rPr>
                  <w:rFonts w:cs="Arial"/>
                  <w:lang w:val="en-GB"/>
                </w:rPr>
                <w:delText xml:space="preserve"> following Edition 1.0.0)</w:delText>
              </w:r>
            </w:del>
          </w:p>
        </w:tc>
        <w:tc>
          <w:tcPr>
            <w:tcW w:w="1309" w:type="pct"/>
          </w:tcPr>
          <w:p w14:paraId="26F3AF37" w14:textId="3B3FB763" w:rsidR="006F16C8" w:rsidRPr="00571FE7" w:rsidRDefault="00DF00FF" w:rsidP="00710F8D">
            <w:pPr>
              <w:suppressAutoHyphens/>
              <w:spacing w:before="60" w:after="60"/>
              <w:rPr>
                <w:rFonts w:cs="Arial"/>
                <w:bCs/>
                <w:lang w:val="en-GB"/>
              </w:rPr>
            </w:pPr>
            <w:ins w:id="94" w:author="Raphael Malyankar" w:date="2026-08-15T21:41:00Z" w16du:dateUtc="2026-08-16T04:41:00Z">
              <w:r>
                <w:rPr>
                  <w:rFonts w:cs="Arial"/>
                  <w:bCs/>
                  <w:lang w:val="en-GB"/>
                </w:rPr>
                <w:t>1.2</w:t>
              </w:r>
            </w:ins>
          </w:p>
        </w:tc>
      </w:tr>
      <w:tr w:rsidR="00CA3D0E" w:rsidRPr="00B63849" w14:paraId="44759785" w14:textId="77777777" w:rsidTr="00194C9F">
        <w:trPr>
          <w:cantSplit/>
          <w:ins w:id="95" w:author="Raphael Malyankar" w:date="2026-10-18T04:18:00Z"/>
        </w:trPr>
        <w:tc>
          <w:tcPr>
            <w:tcW w:w="3691" w:type="pct"/>
          </w:tcPr>
          <w:p w14:paraId="4AF64F66" w14:textId="71FA5923" w:rsidR="00CA3D0E" w:rsidRDefault="00CA3D0E" w:rsidP="00CA3D0E">
            <w:pPr>
              <w:suppressAutoHyphens/>
              <w:spacing w:before="60" w:after="60"/>
              <w:rPr>
                <w:ins w:id="96" w:author="Raphael Malyankar" w:date="2026-10-18T04:18:00Z" w16du:dateUtc="2026-10-18T11:18:00Z"/>
                <w:rFonts w:cs="Arial"/>
                <w:lang w:val="en-GB"/>
              </w:rPr>
            </w:pPr>
            <w:ins w:id="97" w:author="Raphael Malyankar" w:date="2026-10-18T04:18:00Z" w16du:dateUtc="2026-10-18T11:18:00Z">
              <w:r>
                <w:rPr>
                  <w:rFonts w:cs="Arial"/>
                  <w:lang w:val="en-GB"/>
                </w:rPr>
                <w:t>Clarification of the usage of “prohibited” in the list of checks</w:t>
              </w:r>
            </w:ins>
          </w:p>
        </w:tc>
        <w:tc>
          <w:tcPr>
            <w:tcW w:w="1309" w:type="pct"/>
          </w:tcPr>
          <w:p w14:paraId="6650CA81" w14:textId="2C3A92DF" w:rsidR="00CA3D0E" w:rsidRDefault="00CA3D0E" w:rsidP="00CA3D0E">
            <w:pPr>
              <w:suppressAutoHyphens/>
              <w:spacing w:before="60" w:after="60"/>
              <w:rPr>
                <w:ins w:id="98" w:author="Raphael Malyankar" w:date="2026-10-18T04:18:00Z" w16du:dateUtc="2026-10-18T11:18:00Z"/>
                <w:rFonts w:cs="Arial"/>
                <w:bCs/>
                <w:lang w:val="en-GB"/>
              </w:rPr>
            </w:pPr>
            <w:ins w:id="99" w:author="Raphael Malyankar" w:date="2026-10-18T04:18:00Z" w16du:dateUtc="2026-10-18T11:18:00Z">
              <w:r>
                <w:rPr>
                  <w:rFonts w:cs="Arial"/>
                  <w:b/>
                  <w:lang w:val="en-GB"/>
                </w:rPr>
                <w:t>3</w:t>
              </w:r>
            </w:ins>
          </w:p>
        </w:tc>
      </w:tr>
      <w:tr w:rsidR="00934F23" w:rsidRPr="00B63849" w14:paraId="5291394D" w14:textId="77777777" w:rsidTr="00CA3D0E">
        <w:trPr>
          <w:cantSplit/>
        </w:trPr>
        <w:tc>
          <w:tcPr>
            <w:tcW w:w="3691" w:type="pct"/>
          </w:tcPr>
          <w:p w14:paraId="2983CD8C" w14:textId="6C3B4442" w:rsidR="00934F23" w:rsidRDefault="00DF00FF" w:rsidP="00861BBF">
            <w:pPr>
              <w:suppressAutoHyphens/>
              <w:spacing w:before="60" w:after="60"/>
              <w:rPr>
                <w:rFonts w:cs="Arial"/>
                <w:lang w:val="en-GB"/>
              </w:rPr>
            </w:pPr>
            <w:ins w:id="100" w:author="Raphael Malyankar" w:date="2026-08-15T21:41:00Z" w16du:dateUtc="2026-08-16T04:41:00Z">
              <w:r>
                <w:rPr>
                  <w:rFonts w:cs="Arial"/>
                  <w:lang w:val="en-GB"/>
                </w:rPr>
                <w:t>Removed Collection B checks</w:t>
              </w:r>
            </w:ins>
          </w:p>
        </w:tc>
        <w:tc>
          <w:tcPr>
            <w:tcW w:w="1309" w:type="pct"/>
          </w:tcPr>
          <w:p w14:paraId="4071387F" w14:textId="0DB61A8F" w:rsidR="00934F23" w:rsidRPr="00DF00FF" w:rsidRDefault="00DF00FF" w:rsidP="001D666E">
            <w:pPr>
              <w:suppressAutoHyphens/>
              <w:spacing w:before="60" w:after="60"/>
              <w:jc w:val="left"/>
              <w:rPr>
                <w:rFonts w:cs="Arial"/>
                <w:b/>
                <w:lang w:val="en-GB"/>
              </w:rPr>
            </w:pPr>
            <w:ins w:id="101" w:author="Raphael Malyankar" w:date="2026-08-15T21:41:00Z" w16du:dateUtc="2026-08-16T04:41:00Z">
              <w:r w:rsidRPr="00DF00FF">
                <w:rPr>
                  <w:rFonts w:cs="Arial"/>
                  <w:b/>
                  <w:lang w:val="en-GB"/>
                </w:rPr>
                <w:t>4.2,</w:t>
              </w:r>
            </w:ins>
            <w:ins w:id="102" w:author="Raphael Malyankar" w:date="2026-08-15T21:45:00Z" w16du:dateUtc="2026-08-16T04:45:00Z">
              <w:r w:rsidR="001D666E" w:rsidRPr="001D666E">
                <w:rPr>
                  <w:rFonts w:cs="Arial"/>
                  <w:bCs/>
                  <w:lang w:val="en-GB"/>
                </w:rPr>
                <w:t xml:space="preserve"> 5.2,</w:t>
              </w:r>
            </w:ins>
            <w:ins w:id="103" w:author="Raphael Malyankar" w:date="2026-08-15T21:42:00Z" w16du:dateUtc="2026-08-16T04:42:00Z">
              <w:r w:rsidRPr="001D666E">
                <w:rPr>
                  <w:rFonts w:cs="Arial"/>
                  <w:bCs/>
                  <w:lang w:val="en-GB"/>
                </w:rPr>
                <w:t xml:space="preserve"> </w:t>
              </w:r>
              <w:r w:rsidRPr="00DF00FF">
                <w:rPr>
                  <w:rFonts w:cs="Arial"/>
                  <w:b/>
                  <w:lang w:val="en-GB"/>
                </w:rPr>
                <w:t>list of checks</w:t>
              </w:r>
            </w:ins>
          </w:p>
        </w:tc>
      </w:tr>
      <w:tr w:rsidR="00CF148D" w:rsidRPr="00B63849" w14:paraId="3E070BE1" w14:textId="77777777" w:rsidTr="00194C9F">
        <w:trPr>
          <w:cantSplit/>
          <w:ins w:id="104" w:author="Raphael Malyankar" w:date="2026-10-18T03:50:00Z"/>
        </w:trPr>
        <w:tc>
          <w:tcPr>
            <w:tcW w:w="3691" w:type="pct"/>
          </w:tcPr>
          <w:p w14:paraId="00706591" w14:textId="52704004" w:rsidR="00CF148D" w:rsidRDefault="00CA3D0E" w:rsidP="00861BBF">
            <w:pPr>
              <w:suppressAutoHyphens/>
              <w:spacing w:before="60" w:after="60"/>
              <w:rPr>
                <w:ins w:id="105" w:author="Raphael Malyankar" w:date="2026-10-18T03:50:00Z" w16du:dateUtc="2026-10-18T10:50:00Z"/>
                <w:rFonts w:cs="Arial"/>
                <w:lang w:val="en-GB"/>
              </w:rPr>
            </w:pPr>
            <w:ins w:id="106" w:author="Raphael Malyankar" w:date="2026-10-18T04:18:00Z" w16du:dateUtc="2026-10-18T11:18:00Z">
              <w:r>
                <w:rPr>
                  <w:rFonts w:cs="Arial"/>
                  <w:lang w:val="en-GB"/>
                </w:rPr>
                <w:t>Add Collection C checks</w:t>
              </w:r>
            </w:ins>
            <w:ins w:id="107" w:author="Raphael Malyankar" w:date="2026-10-18T04:19:00Z" w16du:dateUtc="2026-10-18T11:19:00Z">
              <w:r>
                <w:rPr>
                  <w:rFonts w:cs="Arial"/>
                  <w:lang w:val="en-GB"/>
                </w:rPr>
                <w:t>;</w:t>
              </w:r>
            </w:ins>
            <w:ins w:id="108" w:author="Raphael Malyankar" w:date="2026-10-18T04:18:00Z" w16du:dateUtc="2026-10-18T11:18:00Z">
              <w:r>
                <w:rPr>
                  <w:rFonts w:cs="Arial"/>
                  <w:lang w:val="en-GB"/>
                </w:rPr>
                <w:t xml:space="preserve"> </w:t>
              </w:r>
            </w:ins>
            <w:ins w:id="109" w:author="Raphael Malyankar" w:date="2026-10-18T04:19:00Z" w16du:dateUtc="2026-10-18T11:19:00Z">
              <w:r>
                <w:rPr>
                  <w:rFonts w:cs="Arial"/>
                  <w:lang w:val="en-GB"/>
                </w:rPr>
                <w:t>mention separately-maintained list of common PS-specific checks</w:t>
              </w:r>
            </w:ins>
          </w:p>
        </w:tc>
        <w:tc>
          <w:tcPr>
            <w:tcW w:w="1309" w:type="pct"/>
          </w:tcPr>
          <w:p w14:paraId="72F50D2A" w14:textId="7486BE87" w:rsidR="00CF148D" w:rsidRPr="00DF00FF" w:rsidRDefault="00CA3D0E" w:rsidP="001D666E">
            <w:pPr>
              <w:suppressAutoHyphens/>
              <w:spacing w:before="60" w:after="60"/>
              <w:jc w:val="left"/>
              <w:rPr>
                <w:ins w:id="110" w:author="Raphael Malyankar" w:date="2026-10-18T03:50:00Z" w16du:dateUtc="2026-10-18T10:50:00Z"/>
                <w:rFonts w:cs="Arial"/>
                <w:b/>
                <w:lang w:val="en-GB"/>
              </w:rPr>
            </w:pPr>
            <w:ins w:id="111" w:author="Raphael Malyankar" w:date="2026-10-18T04:19:00Z" w16du:dateUtc="2026-10-18T11:19:00Z">
              <w:r>
                <w:rPr>
                  <w:rFonts w:cs="Arial"/>
                  <w:b/>
                  <w:lang w:val="en-GB"/>
                </w:rPr>
                <w:t>4.2, list</w:t>
              </w:r>
            </w:ins>
            <w:ins w:id="112" w:author="Raphael Malyankar" w:date="2026-10-18T04:20:00Z" w16du:dateUtc="2026-10-18T11:20:00Z">
              <w:r>
                <w:rPr>
                  <w:rFonts w:cs="Arial"/>
                  <w:b/>
                  <w:lang w:val="en-GB"/>
                </w:rPr>
                <w:t xml:space="preserve"> of checks</w:t>
              </w:r>
            </w:ins>
          </w:p>
        </w:tc>
      </w:tr>
      <w:tr w:rsidR="00A71A17" w:rsidRPr="00B63849" w14:paraId="6F081D03" w14:textId="77777777" w:rsidTr="00194C9F">
        <w:trPr>
          <w:cantSplit/>
          <w:ins w:id="113" w:author="Raphael Malyankar" w:date="2026-10-19T05:14:00Z" w16du:dateUtc="2026-10-19T12:14:00Z"/>
        </w:trPr>
        <w:tc>
          <w:tcPr>
            <w:tcW w:w="3691" w:type="pct"/>
          </w:tcPr>
          <w:p w14:paraId="5993891C" w14:textId="08C0D61A" w:rsidR="00A71A17" w:rsidRDefault="00A71A17" w:rsidP="00861BBF">
            <w:pPr>
              <w:suppressAutoHyphens/>
              <w:spacing w:before="60" w:after="60"/>
              <w:rPr>
                <w:ins w:id="114" w:author="Raphael Malyankar" w:date="2026-10-19T05:14:00Z" w16du:dateUtc="2026-10-19T12:14:00Z"/>
                <w:rFonts w:cs="Arial"/>
                <w:lang w:val="en-GB"/>
              </w:rPr>
            </w:pPr>
            <w:ins w:id="115" w:author="Raphael Malyankar" w:date="2026-10-19T05:14:00Z" w16du:dateUtc="2026-10-19T12:14:00Z">
              <w:r>
                <w:rPr>
                  <w:rFonts w:cs="Arial"/>
                  <w:lang w:val="en-GB"/>
                </w:rPr>
                <w:t>Severity level may be increased in product-specific checks</w:t>
              </w:r>
            </w:ins>
            <w:ins w:id="116" w:author="Raphael Malyankar" w:date="2026-10-19T05:15:00Z" w16du:dateUtc="2026-10-19T12:15:00Z">
              <w:r w:rsidR="00D54312">
                <w:rPr>
                  <w:rFonts w:cs="Arial"/>
                  <w:lang w:val="en-GB"/>
                </w:rPr>
                <w:t xml:space="preserve"> list</w:t>
              </w:r>
            </w:ins>
          </w:p>
        </w:tc>
        <w:tc>
          <w:tcPr>
            <w:tcW w:w="1309" w:type="pct"/>
          </w:tcPr>
          <w:p w14:paraId="0BFFCA7F" w14:textId="12935305" w:rsidR="00A71A17" w:rsidRDefault="00A71A17" w:rsidP="001D666E">
            <w:pPr>
              <w:suppressAutoHyphens/>
              <w:spacing w:before="60" w:after="60"/>
              <w:jc w:val="left"/>
              <w:rPr>
                <w:ins w:id="117" w:author="Raphael Malyankar" w:date="2026-10-19T05:14:00Z" w16du:dateUtc="2026-10-19T12:14:00Z"/>
                <w:rFonts w:cs="Arial"/>
                <w:b/>
                <w:lang w:val="en-GB"/>
              </w:rPr>
            </w:pPr>
            <w:ins w:id="118" w:author="Raphael Malyankar" w:date="2026-10-19T05:14:00Z" w16du:dateUtc="2026-10-19T12:14:00Z">
              <w:r>
                <w:rPr>
                  <w:rFonts w:cs="Arial"/>
                  <w:b/>
                  <w:lang w:val="en-GB"/>
                </w:rPr>
                <w:t>6</w:t>
              </w:r>
            </w:ins>
          </w:p>
        </w:tc>
      </w:tr>
      <w:tr w:rsidR="006F16C8" w:rsidRPr="00B63849" w14:paraId="5A05A525" w14:textId="77777777" w:rsidTr="00CA3D0E">
        <w:trPr>
          <w:cantSplit/>
        </w:trPr>
        <w:tc>
          <w:tcPr>
            <w:tcW w:w="3691" w:type="pct"/>
          </w:tcPr>
          <w:p w14:paraId="1C31F09A" w14:textId="742E143B" w:rsidR="006F16C8" w:rsidRPr="00B63849" w:rsidRDefault="00194C9F" w:rsidP="00861BBF">
            <w:pPr>
              <w:suppressAutoHyphens/>
              <w:spacing w:before="60" w:after="60"/>
              <w:rPr>
                <w:rFonts w:cs="Arial"/>
                <w:lang w:val="en-GB"/>
              </w:rPr>
            </w:pPr>
            <w:ins w:id="119" w:author="Raphael Malyankar" w:date="2026-08-31T16:28:00Z" w16du:dateUtc="2026-08-31T23:28:00Z">
              <w:r>
                <w:rPr>
                  <w:rFonts w:cs="Arial"/>
                  <w:lang w:val="en-GB"/>
                </w:rPr>
                <w:t>Apply feedback on Edition 1.0.0 checks</w:t>
              </w:r>
            </w:ins>
          </w:p>
        </w:tc>
        <w:tc>
          <w:tcPr>
            <w:tcW w:w="1309" w:type="pct"/>
          </w:tcPr>
          <w:p w14:paraId="42E8049C" w14:textId="79D0752C" w:rsidR="006F16C8" w:rsidRPr="00CA3D0E" w:rsidRDefault="00194C9F" w:rsidP="00861BBF">
            <w:pPr>
              <w:suppressAutoHyphens/>
              <w:spacing w:before="60" w:after="60"/>
              <w:rPr>
                <w:rFonts w:cs="Arial"/>
                <w:b/>
                <w:lang w:val="en-GB"/>
              </w:rPr>
            </w:pPr>
            <w:ins w:id="120" w:author="Raphael Malyankar" w:date="2026-08-31T16:28:00Z" w16du:dateUtc="2026-08-31T23:28:00Z">
              <w:r w:rsidRPr="00CA3D0E">
                <w:rPr>
                  <w:rFonts w:cs="Arial"/>
                  <w:b/>
                  <w:lang w:val="en-GB"/>
                </w:rPr>
                <w:t>List of checks</w:t>
              </w:r>
            </w:ins>
          </w:p>
        </w:tc>
      </w:tr>
      <w:tr w:rsidR="00194C9F" w:rsidRPr="00B63849" w14:paraId="4FB0D6CB" w14:textId="77777777" w:rsidTr="00194C9F">
        <w:trPr>
          <w:cantSplit/>
          <w:ins w:id="121" w:author="Raphael Malyankar" w:date="2026-08-31T16:29:00Z"/>
        </w:trPr>
        <w:tc>
          <w:tcPr>
            <w:tcW w:w="3691" w:type="pct"/>
          </w:tcPr>
          <w:p w14:paraId="51D9C062" w14:textId="1AE50EB4" w:rsidR="00194C9F" w:rsidRDefault="00194C9F" w:rsidP="00861BBF">
            <w:pPr>
              <w:suppressAutoHyphens/>
              <w:spacing w:before="60" w:after="60"/>
              <w:rPr>
                <w:ins w:id="122" w:author="Raphael Malyankar" w:date="2026-08-31T16:29:00Z" w16du:dateUtc="2026-08-31T23:29:00Z"/>
                <w:rFonts w:cs="Arial"/>
                <w:lang w:val="en-GB"/>
              </w:rPr>
            </w:pPr>
            <w:ins w:id="123" w:author="Raphael Malyankar" w:date="2026-08-31T16:29:00Z" w16du:dateUtc="2026-08-31T23:29:00Z">
              <w:r>
                <w:rPr>
                  <w:rFonts w:cs="Arial"/>
                  <w:lang w:val="en-GB"/>
                </w:rPr>
                <w:t>Add implementation guidance for selected checks</w:t>
              </w:r>
            </w:ins>
          </w:p>
        </w:tc>
        <w:tc>
          <w:tcPr>
            <w:tcW w:w="1309" w:type="pct"/>
          </w:tcPr>
          <w:p w14:paraId="29B63F8D" w14:textId="5317DD34" w:rsidR="00194C9F" w:rsidRPr="00194C9F" w:rsidRDefault="00194C9F" w:rsidP="00861BBF">
            <w:pPr>
              <w:suppressAutoHyphens/>
              <w:spacing w:before="60" w:after="60"/>
              <w:rPr>
                <w:ins w:id="124" w:author="Raphael Malyankar" w:date="2026-08-31T16:29:00Z" w16du:dateUtc="2026-08-31T23:29:00Z"/>
                <w:rFonts w:cs="Arial"/>
                <w:b/>
                <w:lang w:val="en-GB"/>
              </w:rPr>
            </w:pPr>
            <w:ins w:id="125" w:author="Raphael Malyankar" w:date="2026-08-31T16:29:00Z" w16du:dateUtc="2026-08-31T23:29:00Z">
              <w:r>
                <w:rPr>
                  <w:rFonts w:cs="Arial"/>
                  <w:b/>
                  <w:lang w:val="en-GB"/>
                </w:rPr>
                <w:t>List of checks</w:t>
              </w:r>
            </w:ins>
          </w:p>
        </w:tc>
      </w:tr>
      <w:bookmarkEnd w:id="89"/>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lastRenderedPageBreak/>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4EF5CED8" w14:textId="1DE4246B" w:rsidR="002D6133"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91317438" w:history="1">
        <w:r w:rsidR="002D6133" w:rsidRPr="004A4936">
          <w:rPr>
            <w:rStyle w:val="Hyperlink"/>
          </w:rPr>
          <w:t>1</w:t>
        </w:r>
        <w:r w:rsidR="002D6133">
          <w:rPr>
            <w:rFonts w:asciiTheme="minorHAnsi" w:eastAsiaTheme="minorEastAsia" w:hAnsiTheme="minorHAnsi" w:cstheme="minorBidi"/>
            <w:b w:val="0"/>
            <w:kern w:val="2"/>
            <w:sz w:val="24"/>
            <w:szCs w:val="24"/>
            <w:lang w:val="en-US" w:eastAsia="en-US"/>
            <w14:ligatures w14:val="standardContextual"/>
          </w:rPr>
          <w:tab/>
        </w:r>
        <w:r w:rsidR="002D6133" w:rsidRPr="004A4936">
          <w:rPr>
            <w:rStyle w:val="Hyperlink"/>
          </w:rPr>
          <w:t>Introduction</w:t>
        </w:r>
        <w:r w:rsidR="002D6133">
          <w:rPr>
            <w:webHidden/>
          </w:rPr>
          <w:tab/>
        </w:r>
        <w:r w:rsidR="002D6133">
          <w:rPr>
            <w:webHidden/>
          </w:rPr>
          <w:fldChar w:fldCharType="begin"/>
        </w:r>
        <w:r w:rsidR="002D6133">
          <w:rPr>
            <w:webHidden/>
          </w:rPr>
          <w:instrText xml:space="preserve"> PAGEREF _Toc191317438 \h </w:instrText>
        </w:r>
        <w:r w:rsidR="002D6133">
          <w:rPr>
            <w:webHidden/>
          </w:rPr>
        </w:r>
        <w:r w:rsidR="002D6133">
          <w:rPr>
            <w:webHidden/>
          </w:rPr>
          <w:fldChar w:fldCharType="separate"/>
        </w:r>
        <w:r w:rsidR="002D6133">
          <w:rPr>
            <w:webHidden/>
          </w:rPr>
          <w:t>1</w:t>
        </w:r>
        <w:r w:rsidR="002D6133">
          <w:rPr>
            <w:webHidden/>
          </w:rPr>
          <w:fldChar w:fldCharType="end"/>
        </w:r>
      </w:hyperlink>
    </w:p>
    <w:p w14:paraId="470D02D8" w14:textId="59CBB96B"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39" w:history="1">
        <w:r w:rsidRPr="004A4936">
          <w:rPr>
            <w:rStyle w:val="Hyperlink"/>
          </w:rPr>
          <w:t>1.1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Scope</w:t>
        </w:r>
        <w:r>
          <w:rPr>
            <w:webHidden/>
          </w:rPr>
          <w:tab/>
        </w:r>
        <w:r>
          <w:rPr>
            <w:webHidden/>
          </w:rPr>
          <w:fldChar w:fldCharType="begin"/>
        </w:r>
        <w:r>
          <w:rPr>
            <w:webHidden/>
          </w:rPr>
          <w:instrText xml:space="preserve"> PAGEREF _Toc191317439 \h </w:instrText>
        </w:r>
        <w:r>
          <w:rPr>
            <w:webHidden/>
          </w:rPr>
        </w:r>
        <w:r>
          <w:rPr>
            <w:webHidden/>
          </w:rPr>
          <w:fldChar w:fldCharType="separate"/>
        </w:r>
        <w:r>
          <w:rPr>
            <w:webHidden/>
          </w:rPr>
          <w:t>1</w:t>
        </w:r>
        <w:r>
          <w:rPr>
            <w:webHidden/>
          </w:rPr>
          <w:fldChar w:fldCharType="end"/>
        </w:r>
      </w:hyperlink>
    </w:p>
    <w:p w14:paraId="5932F228" w14:textId="6701AE0F"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0" w:history="1">
        <w:r w:rsidRPr="004A4936">
          <w:rPr>
            <w:rStyle w:val="Hyperlink"/>
          </w:rPr>
          <w:t>1.2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Conformance</w:t>
        </w:r>
        <w:r>
          <w:rPr>
            <w:webHidden/>
          </w:rPr>
          <w:tab/>
        </w:r>
        <w:r>
          <w:rPr>
            <w:webHidden/>
          </w:rPr>
          <w:fldChar w:fldCharType="begin"/>
        </w:r>
        <w:r>
          <w:rPr>
            <w:webHidden/>
          </w:rPr>
          <w:instrText xml:space="preserve"> PAGEREF _Toc191317440 \h </w:instrText>
        </w:r>
        <w:r>
          <w:rPr>
            <w:webHidden/>
          </w:rPr>
        </w:r>
        <w:r>
          <w:rPr>
            <w:webHidden/>
          </w:rPr>
          <w:fldChar w:fldCharType="separate"/>
        </w:r>
        <w:r>
          <w:rPr>
            <w:webHidden/>
          </w:rPr>
          <w:t>1</w:t>
        </w:r>
        <w:r>
          <w:rPr>
            <w:webHidden/>
          </w:rPr>
          <w:fldChar w:fldCharType="end"/>
        </w:r>
      </w:hyperlink>
    </w:p>
    <w:p w14:paraId="1280D2A2" w14:textId="46AFA43A"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1" w:history="1">
        <w:r w:rsidRPr="004A4936">
          <w:rPr>
            <w:rStyle w:val="Hyperlink"/>
          </w:rPr>
          <w:t>1.3</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References</w:t>
        </w:r>
        <w:r>
          <w:rPr>
            <w:webHidden/>
          </w:rPr>
          <w:tab/>
        </w:r>
        <w:r>
          <w:rPr>
            <w:webHidden/>
          </w:rPr>
          <w:fldChar w:fldCharType="begin"/>
        </w:r>
        <w:r>
          <w:rPr>
            <w:webHidden/>
          </w:rPr>
          <w:instrText xml:space="preserve"> PAGEREF _Toc191317441 \h </w:instrText>
        </w:r>
        <w:r>
          <w:rPr>
            <w:webHidden/>
          </w:rPr>
        </w:r>
        <w:r>
          <w:rPr>
            <w:webHidden/>
          </w:rPr>
          <w:fldChar w:fldCharType="separate"/>
        </w:r>
        <w:r>
          <w:rPr>
            <w:webHidden/>
          </w:rPr>
          <w:t>1</w:t>
        </w:r>
        <w:r>
          <w:rPr>
            <w:webHidden/>
          </w:rPr>
          <w:fldChar w:fldCharType="end"/>
        </w:r>
      </w:hyperlink>
    </w:p>
    <w:p w14:paraId="731D4C1E" w14:textId="7B7F9EF1"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2" w:history="1">
        <w:r w:rsidRPr="004A4936">
          <w:rPr>
            <w:rStyle w:val="Hyperlink"/>
          </w:rPr>
          <w:t>1.3.1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Normative references</w:t>
        </w:r>
        <w:r>
          <w:rPr>
            <w:webHidden/>
          </w:rPr>
          <w:tab/>
        </w:r>
        <w:r>
          <w:rPr>
            <w:webHidden/>
          </w:rPr>
          <w:fldChar w:fldCharType="begin"/>
        </w:r>
        <w:r>
          <w:rPr>
            <w:webHidden/>
          </w:rPr>
          <w:instrText xml:space="preserve"> PAGEREF _Toc191317442 \h </w:instrText>
        </w:r>
        <w:r>
          <w:rPr>
            <w:webHidden/>
          </w:rPr>
        </w:r>
        <w:r>
          <w:rPr>
            <w:webHidden/>
          </w:rPr>
          <w:fldChar w:fldCharType="separate"/>
        </w:r>
        <w:r>
          <w:rPr>
            <w:webHidden/>
          </w:rPr>
          <w:t>1</w:t>
        </w:r>
        <w:r>
          <w:rPr>
            <w:webHidden/>
          </w:rPr>
          <w:fldChar w:fldCharType="end"/>
        </w:r>
      </w:hyperlink>
    </w:p>
    <w:p w14:paraId="45FE0EBD" w14:textId="02D87FFB"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3" w:history="1">
        <w:r w:rsidRPr="004A4936">
          <w:rPr>
            <w:rStyle w:val="Hyperlink"/>
          </w:rPr>
          <w:t>1.3.2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Informative references</w:t>
        </w:r>
        <w:r>
          <w:rPr>
            <w:webHidden/>
          </w:rPr>
          <w:tab/>
        </w:r>
        <w:r>
          <w:rPr>
            <w:webHidden/>
          </w:rPr>
          <w:fldChar w:fldCharType="begin"/>
        </w:r>
        <w:r>
          <w:rPr>
            <w:webHidden/>
          </w:rPr>
          <w:instrText xml:space="preserve"> PAGEREF _Toc191317443 \h </w:instrText>
        </w:r>
        <w:r>
          <w:rPr>
            <w:webHidden/>
          </w:rPr>
        </w:r>
        <w:r>
          <w:rPr>
            <w:webHidden/>
          </w:rPr>
          <w:fldChar w:fldCharType="separate"/>
        </w:r>
        <w:r>
          <w:rPr>
            <w:webHidden/>
          </w:rPr>
          <w:t>1</w:t>
        </w:r>
        <w:r>
          <w:rPr>
            <w:webHidden/>
          </w:rPr>
          <w:fldChar w:fldCharType="end"/>
        </w:r>
      </w:hyperlink>
    </w:p>
    <w:p w14:paraId="3E883B9B" w14:textId="59108568"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4" w:history="1">
        <w:r w:rsidRPr="004A4936">
          <w:rPr>
            <w:rStyle w:val="Hyperlink"/>
          </w:rPr>
          <w:t>1.4</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Terms, definitions and abbreviations</w:t>
        </w:r>
        <w:r>
          <w:rPr>
            <w:webHidden/>
          </w:rPr>
          <w:tab/>
        </w:r>
        <w:r>
          <w:rPr>
            <w:webHidden/>
          </w:rPr>
          <w:fldChar w:fldCharType="begin"/>
        </w:r>
        <w:r>
          <w:rPr>
            <w:webHidden/>
          </w:rPr>
          <w:instrText xml:space="preserve"> PAGEREF _Toc191317444 \h </w:instrText>
        </w:r>
        <w:r>
          <w:rPr>
            <w:webHidden/>
          </w:rPr>
        </w:r>
        <w:r>
          <w:rPr>
            <w:webHidden/>
          </w:rPr>
          <w:fldChar w:fldCharType="separate"/>
        </w:r>
        <w:r>
          <w:rPr>
            <w:webHidden/>
          </w:rPr>
          <w:t>1</w:t>
        </w:r>
        <w:r>
          <w:rPr>
            <w:webHidden/>
          </w:rPr>
          <w:fldChar w:fldCharType="end"/>
        </w:r>
      </w:hyperlink>
    </w:p>
    <w:p w14:paraId="0B638613" w14:textId="4A5F131E"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5" w:history="1">
        <w:r w:rsidRPr="004A4936">
          <w:rPr>
            <w:rStyle w:val="Hyperlink"/>
          </w:rPr>
          <w:t>1.4.1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Terms and definitions</w:t>
        </w:r>
        <w:r>
          <w:rPr>
            <w:webHidden/>
          </w:rPr>
          <w:tab/>
        </w:r>
        <w:r>
          <w:rPr>
            <w:webHidden/>
          </w:rPr>
          <w:fldChar w:fldCharType="begin"/>
        </w:r>
        <w:r>
          <w:rPr>
            <w:webHidden/>
          </w:rPr>
          <w:instrText xml:space="preserve"> PAGEREF _Toc191317445 \h </w:instrText>
        </w:r>
        <w:r>
          <w:rPr>
            <w:webHidden/>
          </w:rPr>
        </w:r>
        <w:r>
          <w:rPr>
            <w:webHidden/>
          </w:rPr>
          <w:fldChar w:fldCharType="separate"/>
        </w:r>
        <w:r>
          <w:rPr>
            <w:webHidden/>
          </w:rPr>
          <w:t>1</w:t>
        </w:r>
        <w:r>
          <w:rPr>
            <w:webHidden/>
          </w:rPr>
          <w:fldChar w:fldCharType="end"/>
        </w:r>
      </w:hyperlink>
    </w:p>
    <w:p w14:paraId="041B3570" w14:textId="149D4C44"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6" w:history="1">
        <w:r w:rsidRPr="004A4936">
          <w:rPr>
            <w:rStyle w:val="Hyperlink"/>
          </w:rPr>
          <w:t>1.4.2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Abbreviations</w:t>
        </w:r>
        <w:r>
          <w:rPr>
            <w:webHidden/>
          </w:rPr>
          <w:tab/>
        </w:r>
        <w:r>
          <w:rPr>
            <w:webHidden/>
          </w:rPr>
          <w:fldChar w:fldCharType="begin"/>
        </w:r>
        <w:r>
          <w:rPr>
            <w:webHidden/>
          </w:rPr>
          <w:instrText xml:space="preserve"> PAGEREF _Toc191317446 \h </w:instrText>
        </w:r>
        <w:r>
          <w:rPr>
            <w:webHidden/>
          </w:rPr>
        </w:r>
        <w:r>
          <w:rPr>
            <w:webHidden/>
          </w:rPr>
          <w:fldChar w:fldCharType="separate"/>
        </w:r>
        <w:r>
          <w:rPr>
            <w:webHidden/>
          </w:rPr>
          <w:t>3</w:t>
        </w:r>
        <w:r>
          <w:rPr>
            <w:webHidden/>
          </w:rPr>
          <w:fldChar w:fldCharType="end"/>
        </w:r>
      </w:hyperlink>
    </w:p>
    <w:p w14:paraId="22DDB573" w14:textId="336F5105"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7" w:history="1">
        <w:r w:rsidRPr="004A4936">
          <w:rPr>
            <w:rStyle w:val="Hyperlink"/>
          </w:rPr>
          <w:t>1.4.3</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Symbols</w:t>
        </w:r>
        <w:r>
          <w:rPr>
            <w:webHidden/>
          </w:rPr>
          <w:tab/>
        </w:r>
        <w:r>
          <w:rPr>
            <w:webHidden/>
          </w:rPr>
          <w:fldChar w:fldCharType="begin"/>
        </w:r>
        <w:r>
          <w:rPr>
            <w:webHidden/>
          </w:rPr>
          <w:instrText xml:space="preserve"> PAGEREF _Toc191317447 \h </w:instrText>
        </w:r>
        <w:r>
          <w:rPr>
            <w:webHidden/>
          </w:rPr>
        </w:r>
        <w:r>
          <w:rPr>
            <w:webHidden/>
          </w:rPr>
          <w:fldChar w:fldCharType="separate"/>
        </w:r>
        <w:r>
          <w:rPr>
            <w:webHidden/>
          </w:rPr>
          <w:t>3</w:t>
        </w:r>
        <w:r>
          <w:rPr>
            <w:webHidden/>
          </w:rPr>
          <w:fldChar w:fldCharType="end"/>
        </w:r>
      </w:hyperlink>
    </w:p>
    <w:p w14:paraId="2E86B340" w14:textId="3076AAC2"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8" w:history="1">
        <w:r w:rsidRPr="004A4936">
          <w:rPr>
            <w:rStyle w:val="Hyperlink"/>
          </w:rPr>
          <w:t>1.5</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Use of language</w:t>
        </w:r>
        <w:r>
          <w:rPr>
            <w:webHidden/>
          </w:rPr>
          <w:tab/>
        </w:r>
        <w:r>
          <w:rPr>
            <w:webHidden/>
          </w:rPr>
          <w:fldChar w:fldCharType="begin"/>
        </w:r>
        <w:r>
          <w:rPr>
            <w:webHidden/>
          </w:rPr>
          <w:instrText xml:space="preserve"> PAGEREF _Toc191317448 \h </w:instrText>
        </w:r>
        <w:r>
          <w:rPr>
            <w:webHidden/>
          </w:rPr>
        </w:r>
        <w:r>
          <w:rPr>
            <w:webHidden/>
          </w:rPr>
          <w:fldChar w:fldCharType="separate"/>
        </w:r>
        <w:r>
          <w:rPr>
            <w:webHidden/>
          </w:rPr>
          <w:t>3</w:t>
        </w:r>
        <w:r>
          <w:rPr>
            <w:webHidden/>
          </w:rPr>
          <w:fldChar w:fldCharType="end"/>
        </w:r>
      </w:hyperlink>
    </w:p>
    <w:p w14:paraId="00977A1E" w14:textId="325EF658"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9" w:history="1">
        <w:r w:rsidRPr="004A4936">
          <w:rPr>
            <w:rStyle w:val="Hyperlink"/>
          </w:rPr>
          <w:t>1.6</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General description</w:t>
        </w:r>
        <w:r>
          <w:rPr>
            <w:webHidden/>
          </w:rPr>
          <w:tab/>
        </w:r>
        <w:r>
          <w:rPr>
            <w:webHidden/>
          </w:rPr>
          <w:fldChar w:fldCharType="begin"/>
        </w:r>
        <w:r>
          <w:rPr>
            <w:webHidden/>
          </w:rPr>
          <w:instrText xml:space="preserve"> PAGEREF _Toc191317449 \h </w:instrText>
        </w:r>
        <w:r>
          <w:rPr>
            <w:webHidden/>
          </w:rPr>
        </w:r>
        <w:r>
          <w:rPr>
            <w:webHidden/>
          </w:rPr>
          <w:fldChar w:fldCharType="separate"/>
        </w:r>
        <w:r>
          <w:rPr>
            <w:webHidden/>
          </w:rPr>
          <w:t>3</w:t>
        </w:r>
        <w:r>
          <w:rPr>
            <w:webHidden/>
          </w:rPr>
          <w:fldChar w:fldCharType="end"/>
        </w:r>
      </w:hyperlink>
    </w:p>
    <w:p w14:paraId="4E347889" w14:textId="7E2846B7"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0" w:history="1">
        <w:r w:rsidRPr="004A4936">
          <w:rPr>
            <w:rStyle w:val="Hyperlink"/>
          </w:rPr>
          <w:t>1.7</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Specification metadata and maintenance</w:t>
        </w:r>
        <w:r>
          <w:rPr>
            <w:webHidden/>
          </w:rPr>
          <w:tab/>
        </w:r>
        <w:r>
          <w:rPr>
            <w:webHidden/>
          </w:rPr>
          <w:fldChar w:fldCharType="begin"/>
        </w:r>
        <w:r>
          <w:rPr>
            <w:webHidden/>
          </w:rPr>
          <w:instrText xml:space="preserve"> PAGEREF _Toc191317450 \h </w:instrText>
        </w:r>
        <w:r>
          <w:rPr>
            <w:webHidden/>
          </w:rPr>
        </w:r>
        <w:r>
          <w:rPr>
            <w:webHidden/>
          </w:rPr>
          <w:fldChar w:fldCharType="separate"/>
        </w:r>
        <w:r>
          <w:rPr>
            <w:webHidden/>
          </w:rPr>
          <w:t>4</w:t>
        </w:r>
        <w:r>
          <w:rPr>
            <w:webHidden/>
          </w:rPr>
          <w:fldChar w:fldCharType="end"/>
        </w:r>
      </w:hyperlink>
    </w:p>
    <w:p w14:paraId="4E00FCFB" w14:textId="0A4EF3BE"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51" w:history="1">
        <w:r w:rsidRPr="004A4936">
          <w:rPr>
            <w:rStyle w:val="Hyperlink"/>
          </w:rPr>
          <w:t>1.7.1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Specification metadata</w:t>
        </w:r>
        <w:r>
          <w:rPr>
            <w:webHidden/>
          </w:rPr>
          <w:tab/>
        </w:r>
        <w:r>
          <w:rPr>
            <w:webHidden/>
          </w:rPr>
          <w:fldChar w:fldCharType="begin"/>
        </w:r>
        <w:r>
          <w:rPr>
            <w:webHidden/>
          </w:rPr>
          <w:instrText xml:space="preserve"> PAGEREF _Toc191317451 \h </w:instrText>
        </w:r>
        <w:r>
          <w:rPr>
            <w:webHidden/>
          </w:rPr>
        </w:r>
        <w:r>
          <w:rPr>
            <w:webHidden/>
          </w:rPr>
          <w:fldChar w:fldCharType="separate"/>
        </w:r>
        <w:r>
          <w:rPr>
            <w:webHidden/>
          </w:rPr>
          <w:t>4</w:t>
        </w:r>
        <w:r>
          <w:rPr>
            <w:webHidden/>
          </w:rPr>
          <w:fldChar w:fldCharType="end"/>
        </w:r>
      </w:hyperlink>
    </w:p>
    <w:p w14:paraId="16F60CFE" w14:textId="0E33CA51"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52" w:history="1">
        <w:r w:rsidRPr="004A4936">
          <w:rPr>
            <w:rStyle w:val="Hyperlink"/>
          </w:rPr>
          <w:t>1.7.2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Specification maintenance</w:t>
        </w:r>
        <w:r>
          <w:rPr>
            <w:webHidden/>
          </w:rPr>
          <w:tab/>
        </w:r>
        <w:r>
          <w:rPr>
            <w:webHidden/>
          </w:rPr>
          <w:fldChar w:fldCharType="begin"/>
        </w:r>
        <w:r>
          <w:rPr>
            <w:webHidden/>
          </w:rPr>
          <w:instrText xml:space="preserve"> PAGEREF _Toc191317452 \h </w:instrText>
        </w:r>
        <w:r>
          <w:rPr>
            <w:webHidden/>
          </w:rPr>
        </w:r>
        <w:r>
          <w:rPr>
            <w:webHidden/>
          </w:rPr>
          <w:fldChar w:fldCharType="separate"/>
        </w:r>
        <w:r>
          <w:rPr>
            <w:webHidden/>
          </w:rPr>
          <w:t>4</w:t>
        </w:r>
        <w:r>
          <w:rPr>
            <w:webHidden/>
          </w:rPr>
          <w:fldChar w:fldCharType="end"/>
        </w:r>
      </w:hyperlink>
    </w:p>
    <w:p w14:paraId="785D1DA6" w14:textId="690DEDF8"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3" w:history="1">
        <w:r w:rsidRPr="004A4936">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Structure</w:t>
        </w:r>
        <w:r>
          <w:rPr>
            <w:webHidden/>
          </w:rPr>
          <w:tab/>
        </w:r>
        <w:r>
          <w:rPr>
            <w:webHidden/>
          </w:rPr>
          <w:fldChar w:fldCharType="begin"/>
        </w:r>
        <w:r>
          <w:rPr>
            <w:webHidden/>
          </w:rPr>
          <w:instrText xml:space="preserve"> PAGEREF _Toc191317453 \h </w:instrText>
        </w:r>
        <w:r>
          <w:rPr>
            <w:webHidden/>
          </w:rPr>
        </w:r>
        <w:r>
          <w:rPr>
            <w:webHidden/>
          </w:rPr>
          <w:fldChar w:fldCharType="separate"/>
        </w:r>
        <w:r>
          <w:rPr>
            <w:webHidden/>
          </w:rPr>
          <w:t>5</w:t>
        </w:r>
        <w:r>
          <w:rPr>
            <w:webHidden/>
          </w:rPr>
          <w:fldChar w:fldCharType="end"/>
        </w:r>
      </w:hyperlink>
    </w:p>
    <w:p w14:paraId="27475E0B" w14:textId="177F4D88"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4" w:history="1">
        <w:r w:rsidRPr="004A4936">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Syntax</w:t>
        </w:r>
        <w:r>
          <w:rPr>
            <w:webHidden/>
          </w:rPr>
          <w:tab/>
        </w:r>
        <w:r>
          <w:rPr>
            <w:webHidden/>
          </w:rPr>
          <w:fldChar w:fldCharType="begin"/>
        </w:r>
        <w:r>
          <w:rPr>
            <w:webHidden/>
          </w:rPr>
          <w:instrText xml:space="preserve"> PAGEREF _Toc191317454 \h </w:instrText>
        </w:r>
        <w:r>
          <w:rPr>
            <w:webHidden/>
          </w:rPr>
        </w:r>
        <w:r>
          <w:rPr>
            <w:webHidden/>
          </w:rPr>
          <w:fldChar w:fldCharType="separate"/>
        </w:r>
        <w:r>
          <w:rPr>
            <w:webHidden/>
          </w:rPr>
          <w:t>5</w:t>
        </w:r>
        <w:r>
          <w:rPr>
            <w:webHidden/>
          </w:rPr>
          <w:fldChar w:fldCharType="end"/>
        </w:r>
      </w:hyperlink>
    </w:p>
    <w:p w14:paraId="77EFA5D5" w14:textId="7C47FE31"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5" w:history="1">
        <w:r w:rsidRPr="004A4936">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Organisation</w:t>
        </w:r>
        <w:r>
          <w:rPr>
            <w:webHidden/>
          </w:rPr>
          <w:tab/>
        </w:r>
        <w:r>
          <w:rPr>
            <w:webHidden/>
          </w:rPr>
          <w:fldChar w:fldCharType="begin"/>
        </w:r>
        <w:r>
          <w:rPr>
            <w:webHidden/>
          </w:rPr>
          <w:instrText xml:space="preserve"> PAGEREF _Toc191317455 \h </w:instrText>
        </w:r>
        <w:r>
          <w:rPr>
            <w:webHidden/>
          </w:rPr>
        </w:r>
        <w:r>
          <w:rPr>
            <w:webHidden/>
          </w:rPr>
          <w:fldChar w:fldCharType="separate"/>
        </w:r>
        <w:r>
          <w:rPr>
            <w:webHidden/>
          </w:rPr>
          <w:t>5</w:t>
        </w:r>
        <w:r>
          <w:rPr>
            <w:webHidden/>
          </w:rPr>
          <w:fldChar w:fldCharType="end"/>
        </w:r>
      </w:hyperlink>
    </w:p>
    <w:p w14:paraId="3FB9D46A" w14:textId="51BAB00E"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6" w:history="1">
        <w:r w:rsidRPr="004A4936">
          <w:rPr>
            <w:rStyle w:val="Hyperlink"/>
          </w:rPr>
          <w:t>4.1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Check numbers</w:t>
        </w:r>
        <w:r>
          <w:rPr>
            <w:webHidden/>
          </w:rPr>
          <w:tab/>
        </w:r>
        <w:r>
          <w:rPr>
            <w:webHidden/>
          </w:rPr>
          <w:fldChar w:fldCharType="begin"/>
        </w:r>
        <w:r>
          <w:rPr>
            <w:webHidden/>
          </w:rPr>
          <w:instrText xml:space="preserve"> PAGEREF _Toc191317456 \h </w:instrText>
        </w:r>
        <w:r>
          <w:rPr>
            <w:webHidden/>
          </w:rPr>
        </w:r>
        <w:r>
          <w:rPr>
            <w:webHidden/>
          </w:rPr>
          <w:fldChar w:fldCharType="separate"/>
        </w:r>
        <w:r>
          <w:rPr>
            <w:webHidden/>
          </w:rPr>
          <w:t>5</w:t>
        </w:r>
        <w:r>
          <w:rPr>
            <w:webHidden/>
          </w:rPr>
          <w:fldChar w:fldCharType="end"/>
        </w:r>
      </w:hyperlink>
    </w:p>
    <w:p w14:paraId="5716C00C" w14:textId="664F5161"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7" w:history="1">
        <w:r w:rsidRPr="004A4936">
          <w:rPr>
            <w:rStyle w:val="Hyperlink"/>
          </w:rPr>
          <w:t>4.2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Checks for datasets and exchange sets versus checks for specifications</w:t>
        </w:r>
        <w:r>
          <w:rPr>
            <w:webHidden/>
          </w:rPr>
          <w:tab/>
        </w:r>
        <w:r>
          <w:rPr>
            <w:webHidden/>
          </w:rPr>
          <w:fldChar w:fldCharType="begin"/>
        </w:r>
        <w:r>
          <w:rPr>
            <w:webHidden/>
          </w:rPr>
          <w:instrText xml:space="preserve"> PAGEREF _Toc191317457 \h </w:instrText>
        </w:r>
        <w:r>
          <w:rPr>
            <w:webHidden/>
          </w:rPr>
        </w:r>
        <w:r>
          <w:rPr>
            <w:webHidden/>
          </w:rPr>
          <w:fldChar w:fldCharType="separate"/>
        </w:r>
        <w:r>
          <w:rPr>
            <w:webHidden/>
          </w:rPr>
          <w:t>6</w:t>
        </w:r>
        <w:r>
          <w:rPr>
            <w:webHidden/>
          </w:rPr>
          <w:fldChar w:fldCharType="end"/>
        </w:r>
      </w:hyperlink>
    </w:p>
    <w:p w14:paraId="1ED26886" w14:textId="487016F5"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8" w:history="1">
        <w:r w:rsidRPr="004A4936">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Application Sequence</w:t>
        </w:r>
        <w:r>
          <w:rPr>
            <w:webHidden/>
          </w:rPr>
          <w:tab/>
        </w:r>
        <w:r>
          <w:rPr>
            <w:webHidden/>
          </w:rPr>
          <w:fldChar w:fldCharType="begin"/>
        </w:r>
        <w:r>
          <w:rPr>
            <w:webHidden/>
          </w:rPr>
          <w:instrText xml:space="preserve"> PAGEREF _Toc191317458 \h </w:instrText>
        </w:r>
        <w:r>
          <w:rPr>
            <w:webHidden/>
          </w:rPr>
        </w:r>
        <w:r>
          <w:rPr>
            <w:webHidden/>
          </w:rPr>
          <w:fldChar w:fldCharType="separate"/>
        </w:r>
        <w:r>
          <w:rPr>
            <w:webHidden/>
          </w:rPr>
          <w:t>6</w:t>
        </w:r>
        <w:r>
          <w:rPr>
            <w:webHidden/>
          </w:rPr>
          <w:fldChar w:fldCharType="end"/>
        </w:r>
      </w:hyperlink>
    </w:p>
    <w:p w14:paraId="0900A032" w14:textId="65C74749"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9" w:history="1">
        <w:r w:rsidRPr="004A4936">
          <w:rPr>
            <w:rStyle w:val="Hyperlink"/>
          </w:rPr>
          <w:t>5.1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Applicable subset</w:t>
        </w:r>
        <w:r>
          <w:rPr>
            <w:webHidden/>
          </w:rPr>
          <w:tab/>
        </w:r>
        <w:r>
          <w:rPr>
            <w:webHidden/>
          </w:rPr>
          <w:fldChar w:fldCharType="begin"/>
        </w:r>
        <w:r>
          <w:rPr>
            <w:webHidden/>
          </w:rPr>
          <w:instrText xml:space="preserve"> PAGEREF _Toc191317459 \h </w:instrText>
        </w:r>
        <w:r>
          <w:rPr>
            <w:webHidden/>
          </w:rPr>
        </w:r>
        <w:r>
          <w:rPr>
            <w:webHidden/>
          </w:rPr>
          <w:fldChar w:fldCharType="separate"/>
        </w:r>
        <w:r>
          <w:rPr>
            <w:webHidden/>
          </w:rPr>
          <w:t>6</w:t>
        </w:r>
        <w:r>
          <w:rPr>
            <w:webHidden/>
          </w:rPr>
          <w:fldChar w:fldCharType="end"/>
        </w:r>
      </w:hyperlink>
    </w:p>
    <w:p w14:paraId="780E4486" w14:textId="1B927F37"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0" w:history="1">
        <w:r w:rsidRPr="004A4936">
          <w:rPr>
            <w:rStyle w:val="Hyperlink"/>
          </w:rPr>
          <w:t>5.2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Application sequence</w:t>
        </w:r>
        <w:r>
          <w:rPr>
            <w:webHidden/>
          </w:rPr>
          <w:tab/>
        </w:r>
        <w:r>
          <w:rPr>
            <w:webHidden/>
          </w:rPr>
          <w:fldChar w:fldCharType="begin"/>
        </w:r>
        <w:r>
          <w:rPr>
            <w:webHidden/>
          </w:rPr>
          <w:instrText xml:space="preserve"> PAGEREF _Toc191317460 \h </w:instrText>
        </w:r>
        <w:r>
          <w:rPr>
            <w:webHidden/>
          </w:rPr>
        </w:r>
        <w:r>
          <w:rPr>
            <w:webHidden/>
          </w:rPr>
          <w:fldChar w:fldCharType="separate"/>
        </w:r>
        <w:r>
          <w:rPr>
            <w:webHidden/>
          </w:rPr>
          <w:t>6</w:t>
        </w:r>
        <w:r>
          <w:rPr>
            <w:webHidden/>
          </w:rPr>
          <w:fldChar w:fldCharType="end"/>
        </w:r>
      </w:hyperlink>
    </w:p>
    <w:p w14:paraId="5667C8E2" w14:textId="0F36800E"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1" w:history="1">
        <w:r w:rsidRPr="004A4936">
          <w:rPr>
            <w:rStyle w:val="Hyperlink"/>
          </w:rPr>
          <w:t>5.3</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Check messages</w:t>
        </w:r>
        <w:r>
          <w:rPr>
            <w:webHidden/>
          </w:rPr>
          <w:tab/>
        </w:r>
        <w:r>
          <w:rPr>
            <w:webHidden/>
          </w:rPr>
          <w:fldChar w:fldCharType="begin"/>
        </w:r>
        <w:r>
          <w:rPr>
            <w:webHidden/>
          </w:rPr>
          <w:instrText xml:space="preserve"> PAGEREF _Toc191317461 \h </w:instrText>
        </w:r>
        <w:r>
          <w:rPr>
            <w:webHidden/>
          </w:rPr>
        </w:r>
        <w:r>
          <w:rPr>
            <w:webHidden/>
          </w:rPr>
          <w:fldChar w:fldCharType="separate"/>
        </w:r>
        <w:r>
          <w:rPr>
            <w:webHidden/>
          </w:rPr>
          <w:t>7</w:t>
        </w:r>
        <w:r>
          <w:rPr>
            <w:webHidden/>
          </w:rPr>
          <w:fldChar w:fldCharType="end"/>
        </w:r>
      </w:hyperlink>
    </w:p>
    <w:p w14:paraId="669257D9" w14:textId="0BDB6876"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62" w:history="1">
        <w:r w:rsidRPr="004A4936">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Classification</w:t>
        </w:r>
        <w:r>
          <w:rPr>
            <w:webHidden/>
          </w:rPr>
          <w:tab/>
        </w:r>
        <w:r>
          <w:rPr>
            <w:webHidden/>
          </w:rPr>
          <w:fldChar w:fldCharType="begin"/>
        </w:r>
        <w:r>
          <w:rPr>
            <w:webHidden/>
          </w:rPr>
          <w:instrText xml:space="preserve"> PAGEREF _Toc191317462 \h </w:instrText>
        </w:r>
        <w:r>
          <w:rPr>
            <w:webHidden/>
          </w:rPr>
        </w:r>
        <w:r>
          <w:rPr>
            <w:webHidden/>
          </w:rPr>
          <w:fldChar w:fldCharType="separate"/>
        </w:r>
        <w:r>
          <w:rPr>
            <w:webHidden/>
          </w:rPr>
          <w:t>7</w:t>
        </w:r>
        <w:r>
          <w:rPr>
            <w:webHidden/>
          </w:rPr>
          <w:fldChar w:fldCharType="end"/>
        </w:r>
      </w:hyperlink>
    </w:p>
    <w:p w14:paraId="17410031" w14:textId="586D077E"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63" w:history="1">
        <w:r w:rsidRPr="004A4936">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Geometry and Spatial Operators</w:t>
        </w:r>
        <w:r>
          <w:rPr>
            <w:webHidden/>
          </w:rPr>
          <w:tab/>
        </w:r>
        <w:r>
          <w:rPr>
            <w:webHidden/>
          </w:rPr>
          <w:fldChar w:fldCharType="begin"/>
        </w:r>
        <w:r>
          <w:rPr>
            <w:webHidden/>
          </w:rPr>
          <w:instrText xml:space="preserve"> PAGEREF _Toc191317463 \h </w:instrText>
        </w:r>
        <w:r>
          <w:rPr>
            <w:webHidden/>
          </w:rPr>
        </w:r>
        <w:r>
          <w:rPr>
            <w:webHidden/>
          </w:rPr>
          <w:fldChar w:fldCharType="separate"/>
        </w:r>
        <w:r>
          <w:rPr>
            <w:webHidden/>
          </w:rPr>
          <w:t>7</w:t>
        </w:r>
        <w:r>
          <w:rPr>
            <w:webHidden/>
          </w:rPr>
          <w:fldChar w:fldCharType="end"/>
        </w:r>
      </w:hyperlink>
    </w:p>
    <w:p w14:paraId="33B121E8" w14:textId="44B9ABC2"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4" w:history="1">
        <w:r w:rsidRPr="004A4936">
          <w:rPr>
            <w:rStyle w:val="Hyperlink"/>
          </w:rPr>
          <w:t>7.1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Operators</w:t>
        </w:r>
        <w:r>
          <w:rPr>
            <w:webHidden/>
          </w:rPr>
          <w:tab/>
        </w:r>
        <w:r>
          <w:rPr>
            <w:webHidden/>
          </w:rPr>
          <w:fldChar w:fldCharType="begin"/>
        </w:r>
        <w:r>
          <w:rPr>
            <w:webHidden/>
          </w:rPr>
          <w:instrText xml:space="preserve"> PAGEREF _Toc191317464 \h </w:instrText>
        </w:r>
        <w:r>
          <w:rPr>
            <w:webHidden/>
          </w:rPr>
        </w:r>
        <w:r>
          <w:rPr>
            <w:webHidden/>
          </w:rPr>
          <w:fldChar w:fldCharType="separate"/>
        </w:r>
        <w:r>
          <w:rPr>
            <w:webHidden/>
          </w:rPr>
          <w:t>7</w:t>
        </w:r>
        <w:r>
          <w:rPr>
            <w:webHidden/>
          </w:rPr>
          <w:fldChar w:fldCharType="end"/>
        </w:r>
      </w:hyperlink>
    </w:p>
    <w:p w14:paraId="2D6E8D69" w14:textId="7C132E79"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5" w:history="1">
        <w:r w:rsidRPr="004A4936">
          <w:rPr>
            <w:rStyle w:val="Hyperlink"/>
          </w:rPr>
          <w:t>7.2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Tolerances</w:t>
        </w:r>
        <w:r>
          <w:rPr>
            <w:webHidden/>
          </w:rPr>
          <w:tab/>
        </w:r>
        <w:r>
          <w:rPr>
            <w:webHidden/>
          </w:rPr>
          <w:fldChar w:fldCharType="begin"/>
        </w:r>
        <w:r>
          <w:rPr>
            <w:webHidden/>
          </w:rPr>
          <w:instrText xml:space="preserve"> PAGEREF _Toc191317465 \h </w:instrText>
        </w:r>
        <w:r>
          <w:rPr>
            <w:webHidden/>
          </w:rPr>
        </w:r>
        <w:r>
          <w:rPr>
            <w:webHidden/>
          </w:rPr>
          <w:fldChar w:fldCharType="separate"/>
        </w:r>
        <w:r>
          <w:rPr>
            <w:webHidden/>
          </w:rPr>
          <w:t>7</w:t>
        </w:r>
        <w:r>
          <w:rPr>
            <w:webHidden/>
          </w:rPr>
          <w:fldChar w:fldCharType="end"/>
        </w:r>
      </w:hyperlink>
    </w:p>
    <w:p w14:paraId="0533BD9B" w14:textId="17F85F05"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66" w:history="1">
        <w:r w:rsidRPr="004A4936">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Other Components of this Specification</w:t>
        </w:r>
        <w:r>
          <w:rPr>
            <w:webHidden/>
          </w:rPr>
          <w:tab/>
        </w:r>
        <w:r>
          <w:rPr>
            <w:webHidden/>
          </w:rPr>
          <w:fldChar w:fldCharType="begin"/>
        </w:r>
        <w:r>
          <w:rPr>
            <w:webHidden/>
          </w:rPr>
          <w:instrText xml:space="preserve"> PAGEREF _Toc191317466 \h </w:instrText>
        </w:r>
        <w:r>
          <w:rPr>
            <w:webHidden/>
          </w:rPr>
        </w:r>
        <w:r>
          <w:rPr>
            <w:webHidden/>
          </w:rPr>
          <w:fldChar w:fldCharType="separate"/>
        </w:r>
        <w:r>
          <w:rPr>
            <w:webHidden/>
          </w:rPr>
          <w:t>8</w:t>
        </w:r>
        <w:r>
          <w:rPr>
            <w:webHidden/>
          </w:rPr>
          <w:fldChar w:fldCharType="end"/>
        </w:r>
      </w:hyperlink>
    </w:p>
    <w:p w14:paraId="5CFB76EA" w14:textId="2CFD8939"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30" w:name="_Toc191317438"/>
      <w:r>
        <w:rPr>
          <w:lang w:val="en-GB"/>
        </w:rPr>
        <w:lastRenderedPageBreak/>
        <w:t>Introduction</w:t>
      </w:r>
      <w:bookmarkEnd w:id="130"/>
    </w:p>
    <w:p w14:paraId="63BB43CF" w14:textId="5318F363"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validation tools </w:t>
      </w:r>
      <w:r w:rsidR="00957786">
        <w:rPr>
          <w:lang w:val="en-GB"/>
        </w:rPr>
        <w:t xml:space="preserve">for S-100 based data products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data are compliant with the </w:t>
      </w:r>
      <w:r>
        <w:rPr>
          <w:lang w:val="en-GB"/>
        </w:rPr>
        <w:t>S-10</w:t>
      </w:r>
      <w:r w:rsidR="00957786">
        <w:rPr>
          <w:lang w:val="en-GB"/>
        </w:rPr>
        <w:t>0 Universal Hydrographic Data Model and</w:t>
      </w:r>
      <w:r w:rsidRPr="00236539">
        <w:rPr>
          <w:lang w:val="en-GB"/>
        </w:rPr>
        <w:t xml:space="preserve"> Product Specification</w:t>
      </w:r>
      <w:r w:rsidR="00957786">
        <w:rPr>
          <w:lang w:val="en-GB"/>
        </w:rPr>
        <w:t>s based on S-100</w:t>
      </w:r>
      <w:r w:rsidRPr="00236539">
        <w:rPr>
          <w:lang w:val="en-GB"/>
        </w:rPr>
        <w:t>. The</w:t>
      </w:r>
      <w:r>
        <w:rPr>
          <w:lang w:val="en-GB"/>
        </w:rPr>
        <w:t xml:space="preserve"> initial</w:t>
      </w:r>
      <w:r w:rsidRPr="00236539">
        <w:rPr>
          <w:lang w:val="en-GB"/>
        </w:rPr>
        <w:t xml:space="preserve"> </w:t>
      </w:r>
      <w:r>
        <w:rPr>
          <w:lang w:val="en-GB"/>
        </w:rPr>
        <w:t>list of checks</w:t>
      </w:r>
      <w:r w:rsidR="00754555">
        <w:rPr>
          <w:lang w:val="en-GB"/>
        </w:rPr>
        <w:t xml:space="preserve"> for S-10</w:t>
      </w:r>
      <w:r w:rsidR="00957786">
        <w:rPr>
          <w:lang w:val="en-GB"/>
        </w:rPr>
        <w:t>0</w:t>
      </w:r>
      <w:r w:rsidRPr="00236539">
        <w:rPr>
          <w:lang w:val="en-GB"/>
        </w:rPr>
        <w:t xml:space="preserve"> </w:t>
      </w:r>
      <w:r>
        <w:rPr>
          <w:lang w:val="en-GB"/>
        </w:rPr>
        <w:t>w</w:t>
      </w:r>
      <w:r w:rsidRPr="00236539">
        <w:rPr>
          <w:lang w:val="en-GB"/>
        </w:rPr>
        <w:t>as compiled</w:t>
      </w:r>
      <w:r>
        <w:rPr>
          <w:lang w:val="en-GB"/>
        </w:rPr>
        <w:t xml:space="preserve"> by the IHO S-100 </w:t>
      </w:r>
      <w:r w:rsidR="00957786">
        <w:rPr>
          <w:lang w:val="en-GB"/>
        </w:rPr>
        <w:t>Validation Checks sub-group</w:t>
      </w:r>
      <w:r w:rsidR="00957786" w:rsidRPr="00236539">
        <w:rPr>
          <w:lang w:val="en-GB"/>
        </w:rPr>
        <w:t xml:space="preserve"> </w:t>
      </w:r>
      <w:r w:rsidRPr="00236539">
        <w:rPr>
          <w:lang w:val="en-GB"/>
        </w:rPr>
        <w:t>for the IHO</w:t>
      </w:r>
      <w:r w:rsidR="00754555">
        <w:rPr>
          <w:lang w:val="en-GB"/>
        </w:rPr>
        <w:t xml:space="preserve">. This </w:t>
      </w:r>
      <w:r w:rsidRPr="00236539">
        <w:rPr>
          <w:lang w:val="en-GB"/>
        </w:rPr>
        <w:t xml:space="preserve">list of checks </w:t>
      </w:r>
      <w:r w:rsidR="00754555">
        <w:rPr>
          <w:lang w:val="en-GB"/>
        </w:rPr>
        <w:t xml:space="preserve">derives </w:t>
      </w:r>
      <w:r w:rsidR="00957786">
        <w:rPr>
          <w:lang w:val="en-GB"/>
        </w:rPr>
        <w:t xml:space="preserve">in part original material in the S-100 standard and in part </w:t>
      </w:r>
      <w:r w:rsidR="00754555">
        <w:rPr>
          <w:lang w:val="en-GB"/>
        </w:rPr>
        <w:t xml:space="preserve">from validation checks for S-57 ENCs defined in IHO S-58 (ENC Validation Checks), which were </w:t>
      </w:r>
      <w:r w:rsidRPr="00236539">
        <w:rPr>
          <w:lang w:val="en-GB"/>
        </w:rPr>
        <w:t>provided by a number of hydrographic offices and software companies</w:t>
      </w:r>
      <w:r w:rsidR="00754555">
        <w:rPr>
          <w:lang w:val="en-GB"/>
        </w:rPr>
        <w:t>.</w:t>
      </w:r>
    </w:p>
    <w:p w14:paraId="4427A2A4" w14:textId="71DCA73E" w:rsidR="00BA4C13" w:rsidRDefault="00754555" w:rsidP="00CF30EA">
      <w:pPr>
        <w:spacing w:after="120" w:line="240" w:lineRule="auto"/>
        <w:rPr>
          <w:lang w:val="en-GB"/>
        </w:rPr>
      </w:pPr>
      <w:r>
        <w:rPr>
          <w:lang w:val="en-GB"/>
        </w:rPr>
        <w:t xml:space="preserve">The checks listed in this document </w:t>
      </w:r>
      <w:r w:rsidR="009C7608">
        <w:rPr>
          <w:lang w:val="en-GB"/>
        </w:rPr>
        <w:t>are</w:t>
      </w:r>
      <w:r w:rsidR="00957786">
        <w:rPr>
          <w:lang w:val="en-GB"/>
        </w:rPr>
        <w:t xml:space="preserve"> generic checks </w:t>
      </w:r>
      <w:r w:rsidR="009C7608">
        <w:rPr>
          <w:lang w:val="en-GB"/>
        </w:rPr>
        <w:t xml:space="preserve">applicable to all S-100 products </w:t>
      </w:r>
      <w:r w:rsidR="00A63532">
        <w:rPr>
          <w:lang w:val="en-GB"/>
        </w:rPr>
        <w:t>which include the relevant S-100 concepts.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31" w:name="_Toc126186777"/>
      <w:bookmarkStart w:id="132" w:name="_Toc126241790"/>
      <w:bookmarkStart w:id="133" w:name="_Toc127967165"/>
      <w:bookmarkStart w:id="134" w:name="_Toc127967680"/>
      <w:bookmarkStart w:id="135" w:name="_Toc126186778"/>
      <w:bookmarkStart w:id="136" w:name="_Toc126241791"/>
      <w:bookmarkStart w:id="137" w:name="_Toc127967166"/>
      <w:bookmarkStart w:id="138" w:name="_Toc127967681"/>
      <w:bookmarkStart w:id="139" w:name="_Toc191317439"/>
      <w:bookmarkEnd w:id="131"/>
      <w:bookmarkEnd w:id="132"/>
      <w:bookmarkEnd w:id="133"/>
      <w:bookmarkEnd w:id="134"/>
      <w:bookmarkEnd w:id="135"/>
      <w:bookmarkEnd w:id="136"/>
      <w:bookmarkEnd w:id="137"/>
      <w:bookmarkEnd w:id="138"/>
      <w:r w:rsidRPr="00CF30EA">
        <w:rPr>
          <w:lang w:val="en-GB"/>
        </w:rPr>
        <w:t>Scope</w:t>
      </w:r>
      <w:bookmarkEnd w:id="139"/>
    </w:p>
    <w:p w14:paraId="773E34E4" w14:textId="7D59DA15" w:rsidR="009C7608" w:rsidRDefault="00CD7912" w:rsidP="0098512D">
      <w:pPr>
        <w:spacing w:after="120" w:line="240" w:lineRule="auto"/>
        <w:rPr>
          <w:lang w:val="en-GB"/>
        </w:rPr>
      </w:pPr>
      <w:r w:rsidRPr="00CD7912">
        <w:rPr>
          <w:lang w:val="en-GB"/>
        </w:rPr>
        <w:t>This document</w:t>
      </w:r>
      <w:r w:rsidR="009756F1">
        <w:rPr>
          <w:lang w:val="en-GB"/>
        </w:rPr>
        <w:t>, designated as “S-158</w:t>
      </w:r>
      <w:r w:rsidR="007206C1">
        <w:rPr>
          <w:lang w:val="en-GB"/>
        </w:rPr>
        <w:t>:10</w:t>
      </w:r>
      <w:r w:rsidR="00A63532">
        <w:rPr>
          <w:lang w:val="en-GB"/>
        </w:rPr>
        <w:t>0</w:t>
      </w:r>
      <w:r w:rsidR="009756F1">
        <w:rPr>
          <w:lang w:val="en-GB"/>
        </w:rPr>
        <w:t>” by the IHO,</w:t>
      </w:r>
      <w:r w:rsidRPr="00CD7912">
        <w:rPr>
          <w:lang w:val="en-GB"/>
        </w:rPr>
        <w:t xml:space="preserve"> </w:t>
      </w:r>
      <w:r w:rsidR="007206C1">
        <w:rPr>
          <w:lang w:val="en-GB"/>
        </w:rPr>
        <w:t>specifies</w:t>
      </w:r>
      <w:r w:rsidRPr="00CD7912">
        <w:rPr>
          <w:lang w:val="en-GB"/>
        </w:rPr>
        <w:t xml:space="preserve"> validation checks for </w:t>
      </w:r>
      <w:r w:rsidR="00236539">
        <w:rPr>
          <w:lang w:val="en-GB"/>
        </w:rPr>
        <w:t xml:space="preserve">data products conforming to </w:t>
      </w:r>
      <w:r w:rsidR="00A63532">
        <w:rPr>
          <w:lang w:val="en-GB"/>
        </w:rPr>
        <w:t xml:space="preserve">Product Specifications based on </w:t>
      </w:r>
      <w:r w:rsidR="00754555">
        <w:rPr>
          <w:lang w:val="en-GB"/>
        </w:rPr>
        <w:t xml:space="preserve">Edition </w:t>
      </w:r>
      <w:r w:rsidR="00A63532">
        <w:rPr>
          <w:lang w:val="en-GB"/>
        </w:rPr>
        <w:t>5.2</w:t>
      </w:r>
      <w:r w:rsidR="00754555">
        <w:rPr>
          <w:lang w:val="en-GB"/>
        </w:rPr>
        <w:t>.</w:t>
      </w:r>
      <w:ins w:id="140" w:author="Raphael Malyankar" w:date="2026-08-15T21:34:00Z" w16du:dateUtc="2026-08-16T04:34:00Z">
        <w:r w:rsidR="008962A3">
          <w:rPr>
            <w:lang w:val="en-GB"/>
          </w:rPr>
          <w:t>1</w:t>
        </w:r>
      </w:ins>
      <w:del w:id="141" w:author="Raphael Malyankar" w:date="2026-08-15T21:34:00Z" w16du:dateUtc="2026-08-16T04:34:00Z">
        <w:r w:rsidR="00754555" w:rsidDel="008962A3">
          <w:rPr>
            <w:lang w:val="en-GB"/>
          </w:rPr>
          <w:delText>0</w:delText>
        </w:r>
      </w:del>
      <w:r w:rsidR="00A63532">
        <w:rPr>
          <w:lang w:val="en-GB"/>
        </w:rPr>
        <w:t xml:space="preserve"> and subsequent editions</w:t>
      </w:r>
      <w:r w:rsidR="00754555">
        <w:rPr>
          <w:lang w:val="en-GB"/>
        </w:rPr>
        <w:t xml:space="preserve"> of </w:t>
      </w:r>
      <w:r w:rsidR="007206C1">
        <w:rPr>
          <w:lang w:val="en-GB"/>
        </w:rPr>
        <w:t>the S-10</w:t>
      </w:r>
      <w:r w:rsidR="00A63532">
        <w:rPr>
          <w:lang w:val="en-GB"/>
        </w:rPr>
        <w:t>0</w:t>
      </w:r>
      <w:r w:rsidR="007206C1">
        <w:rPr>
          <w:lang w:val="en-GB"/>
        </w:rPr>
        <w:t xml:space="preserve"> (</w:t>
      </w:r>
      <w:r w:rsidR="00A63532">
        <w:rPr>
          <w:lang w:val="en-GB"/>
        </w:rPr>
        <w:t>Universal Hydrographic Data Model</w:t>
      </w:r>
      <w:r w:rsidR="007206C1">
        <w:rPr>
          <w:lang w:val="en-GB"/>
        </w:rPr>
        <w:t xml:space="preserve">) </w:t>
      </w:r>
      <w:r w:rsidR="00A63532">
        <w:rPr>
          <w:lang w:val="en-GB"/>
        </w:rPr>
        <w:t>Standard</w:t>
      </w:r>
      <w:r w:rsidR="003972F0">
        <w:rPr>
          <w:lang w:val="en-GB"/>
        </w:rPr>
        <w:t>.</w:t>
      </w:r>
    </w:p>
    <w:p w14:paraId="1C2AE0B6" w14:textId="7D6B8D0B" w:rsidR="00944041" w:rsidRDefault="00944041" w:rsidP="0098512D">
      <w:pPr>
        <w:spacing w:after="120" w:line="240" w:lineRule="auto"/>
        <w:rPr>
          <w:lang w:val="en-GB"/>
        </w:rPr>
      </w:pPr>
      <w:r>
        <w:rPr>
          <w:lang w:val="en-GB"/>
        </w:rPr>
        <w:t>This document specifies validation checks for both datasets and exchange sets.</w:t>
      </w:r>
    </w:p>
    <w:p w14:paraId="630B1472" w14:textId="59B7AE28" w:rsidR="009C7608" w:rsidRDefault="009C7608" w:rsidP="0098512D">
      <w:pPr>
        <w:spacing w:after="120" w:line="240" w:lineRule="auto"/>
        <w:rPr>
          <w:lang w:val="en-GB"/>
        </w:rPr>
      </w:pPr>
      <w:r>
        <w:rPr>
          <w:lang w:val="en-GB"/>
        </w:rPr>
        <w:t xml:space="preserve">The checks specified in this document </w:t>
      </w:r>
      <w:r w:rsidR="00A63532">
        <w:rPr>
          <w:lang w:val="en-GB"/>
        </w:rPr>
        <w:t xml:space="preserve">are intended to be </w:t>
      </w:r>
      <w:r>
        <w:rPr>
          <w:lang w:val="en-GB"/>
        </w:rPr>
        <w:t>supplement</w:t>
      </w:r>
      <w:r w:rsidR="00A63532">
        <w:rPr>
          <w:lang w:val="en-GB"/>
        </w:rPr>
        <w:t xml:space="preserve">ed by product-specific </w:t>
      </w:r>
      <w:r>
        <w:rPr>
          <w:lang w:val="en-GB"/>
        </w:rPr>
        <w:t xml:space="preserve">checks described in </w:t>
      </w:r>
      <w:r w:rsidR="00A63532">
        <w:rPr>
          <w:lang w:val="en-GB"/>
        </w:rPr>
        <w:t>publication</w:t>
      </w:r>
      <w:r w:rsidR="00773956">
        <w:rPr>
          <w:lang w:val="en-GB"/>
        </w:rPr>
        <w:t>s</w:t>
      </w:r>
      <w:r w:rsidR="00A63532">
        <w:rPr>
          <w:lang w:val="en-GB"/>
        </w:rPr>
        <w:t xml:space="preserve"> specific to </w:t>
      </w:r>
      <w:r w:rsidR="00773956">
        <w:rPr>
          <w:lang w:val="en-GB"/>
        </w:rPr>
        <w:t>each</w:t>
      </w:r>
      <w:r w:rsidR="00A63532">
        <w:rPr>
          <w:lang w:val="en-GB"/>
        </w:rPr>
        <w:t xml:space="preserve"> S-100 based </w:t>
      </w:r>
      <w:r w:rsidR="00773956">
        <w:rPr>
          <w:lang w:val="en-GB"/>
        </w:rPr>
        <w:t>Product Specification, designated as S-158:1xx publications, where “1xx” indicates the IHO number assigned to the data product.</w:t>
      </w:r>
      <w:r w:rsidR="00A63532">
        <w:rPr>
          <w:lang w:val="en-GB"/>
        </w:rPr>
        <w:t xml:space="preserve"> </w:t>
      </w:r>
      <w:r>
        <w:rPr>
          <w:lang w:val="en-GB"/>
        </w:rPr>
        <w:t xml:space="preserve">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w:t>
      </w:r>
      <w:r w:rsidR="00773956">
        <w:rPr>
          <w:lang w:val="en-GB"/>
        </w:rPr>
        <w:t xml:space="preserve">the applicable </w:t>
      </w:r>
      <w:r>
        <w:rPr>
          <w:lang w:val="en-GB"/>
        </w:rPr>
        <w:t>S-158:1</w:t>
      </w:r>
      <w:r w:rsidR="00773956">
        <w:rPr>
          <w:lang w:val="en-GB"/>
        </w:rPr>
        <w:t>xx publication</w:t>
      </w:r>
      <w:r w:rsidR="00944041">
        <w:rPr>
          <w:lang w:val="en-GB"/>
        </w:rPr>
        <w:t>,</w:t>
      </w:r>
      <w:r>
        <w:rPr>
          <w:lang w:val="en-GB"/>
        </w:rPr>
        <w:t xml:space="preserve"> must be applied to test the validity of S-10</w:t>
      </w:r>
      <w:r w:rsidR="00773956">
        <w:rPr>
          <w:lang w:val="en-GB"/>
        </w:rPr>
        <w:t>0 based</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6983D981" w14:textId="77777777" w:rsidR="007206C1" w:rsidRDefault="007206C1" w:rsidP="007206C1">
      <w:pPr>
        <w:pStyle w:val="Heading2"/>
        <w:rPr>
          <w:lang w:val="en-GB"/>
        </w:rPr>
      </w:pPr>
      <w:bookmarkStart w:id="142" w:name="_Toc191317440"/>
      <w:r>
        <w:rPr>
          <w:lang w:val="en-GB"/>
        </w:rPr>
        <w:t>Conformance</w:t>
      </w:r>
      <w:bookmarkEnd w:id="142"/>
    </w:p>
    <w:p w14:paraId="55B43FA2" w14:textId="03250876"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 xml:space="preserve">conforms to Edition </w:t>
      </w:r>
      <w:ins w:id="143" w:author="Raphael Malyankar" w:date="2026-08-15T21:35:00Z" w16du:dateUtc="2026-08-16T04:35:00Z">
        <w:r w:rsidR="008962A3">
          <w:rPr>
            <w:lang w:val="en-GB"/>
          </w:rPr>
          <w:t>2</w:t>
        </w:r>
      </w:ins>
      <w:del w:id="144" w:author="Raphael Malyankar" w:date="2026-08-15T21:35:00Z" w16du:dateUtc="2026-08-16T04:35:00Z">
        <w:r w:rsidDel="008962A3">
          <w:rPr>
            <w:lang w:val="en-GB"/>
          </w:rPr>
          <w:delText>1</w:delText>
        </w:r>
      </w:del>
      <w:r>
        <w:rPr>
          <w:lang w:val="en-GB"/>
        </w:rPr>
        <w:t>.0.0 of</w:t>
      </w:r>
      <w:r w:rsidR="003972F0">
        <w:rPr>
          <w:lang w:val="en-GB"/>
        </w:rPr>
        <w:t xml:space="preserve"> </w:t>
      </w:r>
      <w:r>
        <w:rPr>
          <w:lang w:val="en-GB"/>
        </w:rPr>
        <w:t>IHO specfication</w:t>
      </w:r>
      <w:r w:rsidR="003972F0">
        <w:rPr>
          <w:lang w:val="en-GB"/>
        </w:rPr>
        <w:t xml:space="preserve"> S-158 </w:t>
      </w:r>
      <w:r>
        <w:rPr>
          <w:lang w:val="en-GB"/>
        </w:rPr>
        <w:t>(Validation Checks – Introduction and Structure)</w:t>
      </w:r>
      <w:r w:rsidR="003972F0">
        <w:rPr>
          <w:lang w:val="en-GB"/>
        </w:rPr>
        <w:t>.</w:t>
      </w:r>
    </w:p>
    <w:p w14:paraId="2FD02235" w14:textId="064F6C4C" w:rsidR="00944041" w:rsidRDefault="00944041" w:rsidP="0098512D">
      <w:pPr>
        <w:spacing w:after="120" w:line="240" w:lineRule="auto"/>
        <w:rPr>
          <w:lang w:val="en-GB"/>
        </w:rPr>
      </w:pPr>
      <w:r>
        <w:rPr>
          <w:lang w:val="en-GB"/>
        </w:rPr>
        <w:t xml:space="preserve">The validation checks described herein conform to </w:t>
      </w:r>
      <w:r w:rsidR="00CE7C07">
        <w:rPr>
          <w:lang w:val="en-GB"/>
        </w:rPr>
        <w:t>Edition 5.2.</w:t>
      </w:r>
      <w:ins w:id="145" w:author="Raphael Malyankar" w:date="2026-08-15T21:34:00Z" w16du:dateUtc="2026-08-16T04:34:00Z">
        <w:r w:rsidR="008962A3">
          <w:rPr>
            <w:lang w:val="en-GB"/>
          </w:rPr>
          <w:t>1</w:t>
        </w:r>
      </w:ins>
      <w:del w:id="146" w:author="Raphael Malyankar" w:date="2026-08-15T21:34:00Z" w16du:dateUtc="2026-08-16T04:34:00Z">
        <w:r w:rsidR="00CE7C07" w:rsidDel="008962A3">
          <w:rPr>
            <w:lang w:val="en-GB"/>
          </w:rPr>
          <w:delText>0</w:delText>
        </w:r>
      </w:del>
      <w:r w:rsidR="00CE7C07">
        <w:rPr>
          <w:lang w:val="en-GB"/>
        </w:rPr>
        <w:t xml:space="preserve"> of</w:t>
      </w:r>
      <w:r>
        <w:rPr>
          <w:lang w:val="en-GB"/>
        </w:rPr>
        <w:t xml:space="preserve"> S-10</w:t>
      </w:r>
      <w:r w:rsidR="00CE7C07">
        <w:rPr>
          <w:lang w:val="en-GB"/>
        </w:rPr>
        <w:t>0</w:t>
      </w:r>
      <w:r>
        <w:rPr>
          <w:lang w:val="en-GB"/>
        </w:rPr>
        <w:t xml:space="preserve"> (</w:t>
      </w:r>
      <w:r w:rsidR="00CE7C07">
        <w:rPr>
          <w:lang w:val="en-GB"/>
        </w:rPr>
        <w:t>Universal Hydrographic Data Model</w:t>
      </w:r>
      <w:r>
        <w:rPr>
          <w:lang w:val="en-GB"/>
        </w:rPr>
        <w:t>).</w:t>
      </w:r>
    </w:p>
    <w:p w14:paraId="13F56A7D" w14:textId="5A546166" w:rsidR="002374B6" w:rsidRDefault="002374B6" w:rsidP="0098512D">
      <w:pPr>
        <w:spacing w:after="120" w:line="240" w:lineRule="auto"/>
        <w:rPr>
          <w:lang w:val="en-GB"/>
        </w:rPr>
      </w:pPr>
      <w:r w:rsidRPr="002374B6">
        <w:rPr>
          <w:lang w:val="en-GB"/>
        </w:rPr>
        <w:t xml:space="preserve">Edition </w:t>
      </w:r>
      <w:ins w:id="147" w:author="Raphael Malyankar" w:date="2026-08-15T21:35:00Z" w16du:dateUtc="2026-08-16T04:35:00Z">
        <w:r w:rsidR="008962A3">
          <w:rPr>
            <w:lang w:val="en-GB"/>
          </w:rPr>
          <w:t>2</w:t>
        </w:r>
      </w:ins>
      <w:del w:id="148" w:author="Raphael Malyankar" w:date="2026-08-15T21:35:00Z" w16du:dateUtc="2026-08-16T04:35:00Z">
        <w:r w:rsidRPr="002374B6" w:rsidDel="008962A3">
          <w:rPr>
            <w:lang w:val="en-GB"/>
          </w:rPr>
          <w:delText>1</w:delText>
        </w:r>
      </w:del>
      <w:r w:rsidRPr="002374B6">
        <w:rPr>
          <w:lang w:val="en-GB"/>
        </w:rPr>
        <w:t xml:space="preserve">.0.0 is an </w:t>
      </w:r>
      <w:del w:id="149" w:author="Raphael Malyankar" w:date="2026-08-15T21:35:00Z" w16du:dateUtc="2026-08-16T04:35:00Z">
        <w:r w:rsidRPr="002374B6" w:rsidDel="008962A3">
          <w:rPr>
            <w:lang w:val="en-GB"/>
          </w:rPr>
          <w:delText xml:space="preserve">Implementation </w:delText>
        </w:r>
      </w:del>
      <w:ins w:id="150" w:author="Raphael Malyankar" w:date="2026-08-15T21:35:00Z" w16du:dateUtc="2026-08-16T04:35:00Z">
        <w:r w:rsidR="008962A3">
          <w:rPr>
            <w:lang w:val="en-GB"/>
          </w:rPr>
          <w:t>Operational</w:t>
        </w:r>
        <w:r w:rsidR="008962A3" w:rsidRPr="002374B6">
          <w:rPr>
            <w:lang w:val="en-GB"/>
          </w:rPr>
          <w:t xml:space="preserve"> </w:t>
        </w:r>
      </w:ins>
      <w:r w:rsidRPr="002374B6">
        <w:rPr>
          <w:lang w:val="en-GB"/>
        </w:rPr>
        <w:t>version in accordance with IHO TR 2/2007</w:t>
      </w:r>
      <w:del w:id="151" w:author="Raphael Malyankar" w:date="2026-08-15T21:35:00Z" w16du:dateUtc="2026-08-16T04:35:00Z">
        <w:r w:rsidRPr="002374B6" w:rsidDel="008962A3">
          <w:rPr>
            <w:lang w:val="en-GB"/>
          </w:rPr>
          <w:delText xml:space="preserve"> and there may be revisions issued by the Working Group prior to the Operational Edition 2.0.0 being </w:delText>
        </w:r>
        <w:r w:rsidR="007E752F" w:rsidDel="008962A3">
          <w:rPr>
            <w:lang w:val="en-GB"/>
          </w:rPr>
          <w:delText>published</w:delText>
        </w:r>
      </w:del>
      <w:r w:rsidRPr="002374B6">
        <w:rPr>
          <w:lang w:val="en-GB"/>
        </w:rPr>
        <w:t>.</w:t>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52" w:name="_Toc191317441"/>
      <w:bookmarkStart w:id="153" w:name="_Toc412810740"/>
      <w:r w:rsidRPr="00CF30EA">
        <w:rPr>
          <w:lang w:val="en-GB"/>
        </w:rPr>
        <w:t>References</w:t>
      </w:r>
      <w:bookmarkEnd w:id="152"/>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54" w:name="_Toc191317442"/>
      <w:bookmarkEnd w:id="153"/>
      <w:r w:rsidRPr="00CF30EA">
        <w:t>Normative</w:t>
      </w:r>
      <w:r w:rsidR="000A1EEF">
        <w:t xml:space="preserve"> references</w:t>
      </w:r>
      <w:bookmarkEnd w:id="154"/>
    </w:p>
    <w:p w14:paraId="0514B3F0" w14:textId="0AA17F3F" w:rsidR="00B43E47" w:rsidRDefault="00B43E47" w:rsidP="00180511">
      <w:pPr>
        <w:autoSpaceDE w:val="0"/>
        <w:autoSpaceDN w:val="0"/>
        <w:adjustRightInd w:val="0"/>
        <w:spacing w:after="120" w:line="240" w:lineRule="auto"/>
        <w:ind w:left="1843" w:hanging="1843"/>
        <w:rPr>
          <w:lang w:val="en-GB"/>
        </w:rPr>
      </w:pPr>
      <w:r w:rsidRPr="00B43E47">
        <w:rPr>
          <w:lang w:val="en-GB"/>
        </w:rPr>
        <w:t>S-98</w:t>
      </w:r>
      <w:r w:rsidRPr="00B43E47">
        <w:rPr>
          <w:lang w:val="en-GB"/>
        </w:rPr>
        <w:tab/>
      </w:r>
      <w:r w:rsidR="006E6D3A">
        <w:rPr>
          <w:i/>
          <w:iCs/>
          <w:lang w:val="en-GB"/>
        </w:rPr>
        <w:t>S-100 ECDIS and</w:t>
      </w:r>
      <w:r w:rsidRPr="00B43E47">
        <w:rPr>
          <w:i/>
          <w:iCs/>
          <w:lang w:val="en-GB"/>
        </w:rPr>
        <w:t xml:space="preserve"> Interoperability </w:t>
      </w:r>
      <w:r w:rsidR="006E6D3A">
        <w:rPr>
          <w:i/>
          <w:iCs/>
          <w:lang w:val="en-GB"/>
        </w:rPr>
        <w:t>Specification</w:t>
      </w:r>
      <w:r w:rsidRPr="00B43E47">
        <w:rPr>
          <w:i/>
          <w:iCs/>
          <w:lang w:val="en-GB"/>
        </w:rPr>
        <w:t xml:space="preserve">, IHO Publication S-98, Edition </w:t>
      </w:r>
      <w:ins w:id="155" w:author="Raphael Malyankar" w:date="2026-08-15T21:32:00Z" w16du:dateUtc="2026-08-16T04:32:00Z">
        <w:r w:rsidR="008962A3">
          <w:rPr>
            <w:i/>
            <w:iCs/>
            <w:lang w:val="en-GB"/>
          </w:rPr>
          <w:t>3</w:t>
        </w:r>
      </w:ins>
      <w:del w:id="156" w:author="Raphael Malyankar" w:date="2026-08-15T21:32:00Z" w16du:dateUtc="2026-08-16T04:32:00Z">
        <w:r w:rsidRPr="00B43E47" w:rsidDel="008962A3">
          <w:rPr>
            <w:i/>
            <w:iCs/>
            <w:lang w:val="en-GB"/>
          </w:rPr>
          <w:delText>2</w:delText>
        </w:r>
      </w:del>
      <w:r w:rsidRPr="00B43E47">
        <w:rPr>
          <w:i/>
          <w:iCs/>
          <w:lang w:val="en-GB"/>
        </w:rPr>
        <w:t>.0.0</w:t>
      </w:r>
      <w:del w:id="157" w:author="Raphael Malyankar" w:date="2026-08-15T21:33:00Z" w16du:dateUtc="2026-08-16T04:33:00Z">
        <w:r w:rsidR="00C451B3" w:rsidDel="008962A3">
          <w:rPr>
            <w:i/>
            <w:iCs/>
            <w:lang w:val="en-GB"/>
          </w:rPr>
          <w:delText xml:space="preserve">, ??? </w:delText>
        </w:r>
        <w:r w:rsidR="00A87CEA" w:rsidDel="008962A3">
          <w:rPr>
            <w:i/>
            <w:iCs/>
            <w:lang w:val="en-GB"/>
          </w:rPr>
          <w:delText>2025</w:delText>
        </w:r>
      </w:del>
      <w:r>
        <w:rPr>
          <w:lang w:val="en-GB"/>
        </w:rPr>
        <w:t>.</w:t>
      </w:r>
      <w:r w:rsidRPr="00B43E47">
        <w:rPr>
          <w:lang w:val="en-GB"/>
        </w:rPr>
        <w:t xml:space="preserve"> </w:t>
      </w:r>
      <w:r>
        <w:rPr>
          <w:lang w:val="en-GB"/>
        </w:rPr>
        <w:t>In Preparation</w:t>
      </w:r>
      <w:r w:rsidRPr="00B43E47">
        <w:rPr>
          <w:lang w:val="en-GB"/>
        </w:rPr>
        <w:t>.</w:t>
      </w:r>
    </w:p>
    <w:p w14:paraId="659111CE" w14:textId="3D9043BE"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58" w:author="Raphael Malyankar" w:date="2026-08-15T21:33:00Z" w16du:dateUtc="2026-08-16T04:33:00Z">
        <w:r w:rsidR="008962A3">
          <w:rPr>
            <w:lang w:val="en-GB"/>
          </w:rPr>
          <w:t>1</w:t>
        </w:r>
      </w:ins>
      <w:del w:id="159" w:author="Raphael Malyankar" w:date="2026-08-15T21:33:00Z" w16du:dateUtc="2026-08-16T04:33:00Z">
        <w:r w:rsidRPr="00CF30EA" w:rsidDel="008962A3">
          <w:rPr>
            <w:lang w:val="en-GB"/>
          </w:rPr>
          <w:delText>0</w:delText>
        </w:r>
      </w:del>
      <w:r w:rsidRPr="00CF30EA">
        <w:rPr>
          <w:lang w:val="en-GB"/>
        </w:rPr>
        <w:t xml:space="preserve">, </w:t>
      </w:r>
      <w:ins w:id="160" w:author="Raphael Malyankar" w:date="2026-08-15T21:33:00Z" w16du:dateUtc="2026-08-16T04:33:00Z">
        <w:r w:rsidR="008962A3">
          <w:rPr>
            <w:lang w:val="en-GB"/>
          </w:rPr>
          <w:t>December 2025</w:t>
        </w:r>
      </w:ins>
      <w:del w:id="161" w:author="Raphael Malyankar" w:date="2026-08-15T21:33:00Z" w16du:dateUtc="2026-08-16T04:33:00Z">
        <w:r w:rsidR="008939EF" w:rsidDel="008962A3">
          <w:rPr>
            <w:lang w:val="en-GB"/>
          </w:rPr>
          <w:delText>June 2024</w:delText>
        </w:r>
      </w:del>
    </w:p>
    <w:p w14:paraId="1D34F22D" w14:textId="632C91E2"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w:t>
      </w:r>
      <w:ins w:id="162" w:author="Raphael Malyankar" w:date="2026-08-15T21:33:00Z" w16du:dateUtc="2026-08-16T04:33:00Z">
        <w:r w:rsidR="008962A3">
          <w:rPr>
            <w:i/>
            <w:iCs/>
            <w:lang w:val="en-GB"/>
          </w:rPr>
          <w:t>2</w:t>
        </w:r>
      </w:ins>
      <w:del w:id="163" w:author="Raphael Malyankar" w:date="2026-08-15T21:33:00Z" w16du:dateUtc="2026-08-16T04:33:00Z">
        <w:r w:rsidRPr="00CB3D54" w:rsidDel="008962A3">
          <w:rPr>
            <w:i/>
            <w:iCs/>
            <w:lang w:val="en-GB"/>
          </w:rPr>
          <w:delText>1</w:delText>
        </w:r>
      </w:del>
      <w:r w:rsidRPr="00CB3D54">
        <w:rPr>
          <w:i/>
          <w:iCs/>
          <w:lang w:val="en-GB"/>
        </w:rPr>
        <w:t>.0.0</w:t>
      </w:r>
      <w:del w:id="164" w:author="Raphael Malyankar" w:date="2026-08-15T21:33:00Z" w16du:dateUtc="2026-08-16T04:33:00Z">
        <w:r w:rsidRPr="00CB3D54" w:rsidDel="008962A3">
          <w:rPr>
            <w:i/>
            <w:iCs/>
            <w:lang w:val="en-GB"/>
          </w:rPr>
          <w:delText xml:space="preserve">, ??? </w:delText>
        </w:r>
        <w:r w:rsidR="00A87CEA" w:rsidRPr="00CB3D54" w:rsidDel="008962A3">
          <w:rPr>
            <w:i/>
            <w:iCs/>
            <w:lang w:val="en-GB"/>
          </w:rPr>
          <w:delText>202</w:delText>
        </w:r>
        <w:r w:rsidR="00A87CEA" w:rsidDel="008962A3">
          <w:rPr>
            <w:i/>
            <w:iCs/>
            <w:lang w:val="en-GB"/>
          </w:rPr>
          <w:delText>5</w:delText>
        </w:r>
      </w:del>
      <w:r w:rsidRPr="00CB3D54">
        <w:rPr>
          <w:i/>
          <w:iCs/>
          <w:lang w:val="en-GB"/>
        </w:rPr>
        <w:t>.</w:t>
      </w:r>
      <w:r>
        <w:rPr>
          <w:lang w:val="en-GB"/>
        </w:rPr>
        <w:t xml:space="preserve"> In preparation.</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65" w:name="_Toc191317443"/>
      <w:r w:rsidRPr="00CF30EA">
        <w:t>Informative</w:t>
      </w:r>
      <w:r w:rsidR="000A1EEF">
        <w:t xml:space="preserve"> references</w:t>
      </w:r>
      <w:bookmarkEnd w:id="165"/>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66" w:name="_Toc191317444"/>
      <w:bookmarkStart w:id="167" w:name="_Toc412810741"/>
      <w:r w:rsidRPr="00CF30EA">
        <w:rPr>
          <w:lang w:val="en-GB"/>
        </w:rPr>
        <w:t>Terms, definitions and abbreviations</w:t>
      </w:r>
      <w:bookmarkEnd w:id="166"/>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68" w:name="_Toc191317445"/>
      <w:bookmarkStart w:id="169" w:name="_Toc412810743"/>
      <w:bookmarkEnd w:id="167"/>
      <w:r w:rsidRPr="00CF30EA">
        <w:t>Terms and definitions</w:t>
      </w:r>
      <w:bookmarkEnd w:id="168"/>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3DAF4D5D" w14:textId="3DCEB65D" w:rsidR="00583ED8" w:rsidRPr="00532647" w:rsidRDefault="00583ED8" w:rsidP="00532647">
      <w:pPr>
        <w:pStyle w:val="dt"/>
      </w:pPr>
      <w:bookmarkStart w:id="170" w:name="_Toc386114206"/>
      <w:bookmarkEnd w:id="169"/>
      <w:r w:rsidRPr="00532647">
        <w:lastRenderedPageBreak/>
        <w:t>aggregation</w:t>
      </w:r>
    </w:p>
    <w:p w14:paraId="19C8C5BC" w14:textId="1A8EB28E" w:rsidR="00583ED8" w:rsidRDefault="00532647" w:rsidP="00532647">
      <w:pPr>
        <w:rPr>
          <w:lang w:val="en-GB"/>
        </w:rPr>
      </w:pPr>
      <w:r w:rsidRPr="00583ED8">
        <w:rPr>
          <w:lang w:val="en-GB"/>
        </w:rPr>
        <w:t xml:space="preserve">special </w:t>
      </w:r>
      <w:r w:rsidR="00583ED8" w:rsidRPr="00583ED8">
        <w:rPr>
          <w:lang w:val="en-GB"/>
        </w:rPr>
        <w:t>form of association that specifies a whole-part relationship between the aggregate (whole) and a component part (see composition)</w:t>
      </w:r>
      <w:r w:rsidR="00536518">
        <w:rPr>
          <w:lang w:val="en-GB"/>
        </w:rPr>
        <w:t xml:space="preserve"> [ISO 19103]</w:t>
      </w:r>
    </w:p>
    <w:p w14:paraId="6AFF9C06" w14:textId="4D854EE1" w:rsidR="00583ED8" w:rsidRPr="00532647" w:rsidRDefault="00532647" w:rsidP="00532647">
      <w:pPr>
        <w:pStyle w:val="dt"/>
      </w:pPr>
      <w:r w:rsidRPr="00532647">
        <w:t>association</w:t>
      </w:r>
    </w:p>
    <w:p w14:paraId="6B119334" w14:textId="10BB9CD0" w:rsidR="00583ED8" w:rsidRPr="00583ED8" w:rsidRDefault="00532647" w:rsidP="00532647">
      <w:pPr>
        <w:spacing w:after="60" w:line="240" w:lineRule="auto"/>
        <w:rPr>
          <w:lang w:val="en-GB"/>
        </w:rPr>
      </w:pPr>
      <w:r>
        <w:rPr>
          <w:lang w:val="en-GB"/>
        </w:rPr>
        <w:t>s</w:t>
      </w:r>
      <w:r w:rsidR="00583ED8" w:rsidRPr="00583ED8">
        <w:rPr>
          <w:lang w:val="en-GB"/>
        </w:rPr>
        <w:t>emantic relationship between two or more classifiers that specifies connections among their instances</w:t>
      </w:r>
      <w:r w:rsidR="00536518">
        <w:rPr>
          <w:lang w:val="en-GB"/>
        </w:rPr>
        <w:t xml:space="preserve"> [ISO 19103]</w:t>
      </w:r>
    </w:p>
    <w:p w14:paraId="4A7B58AE" w14:textId="1C492A01" w:rsidR="00583ED8" w:rsidRDefault="00583ED8" w:rsidP="00583ED8">
      <w:pPr>
        <w:rPr>
          <w:lang w:val="en-GB"/>
        </w:rPr>
      </w:pPr>
      <w:r w:rsidRPr="00583ED8">
        <w:rPr>
          <w:lang w:val="en-GB"/>
        </w:rPr>
        <w:t>NOTE: A binary association is an association among exactly two classifiers (including the possibility of an association from a classifier to itself)</w:t>
      </w:r>
    </w:p>
    <w:p w14:paraId="649C1480" w14:textId="06E94C2B" w:rsidR="003E12A7" w:rsidRDefault="003E12A7" w:rsidP="008517FB">
      <w:pPr>
        <w:pStyle w:val="dt"/>
        <w:rPr>
          <w:lang w:val="en-GB"/>
        </w:rPr>
      </w:pPr>
      <w:r>
        <w:rPr>
          <w:lang w:val="en-GB"/>
        </w:rPr>
        <w:t>association link</w:t>
      </w:r>
    </w:p>
    <w:p w14:paraId="1976E78A" w14:textId="150FF8C4" w:rsidR="003E12A7" w:rsidRDefault="00630C72" w:rsidP="00583ED8">
      <w:pPr>
        <w:rPr>
          <w:lang w:val="en-GB"/>
        </w:rPr>
      </w:pPr>
      <w:r>
        <w:rPr>
          <w:lang w:val="en-GB"/>
        </w:rPr>
        <w:t>the record, field, or tag in the dataset which encodes an association between instances of feature, information, or spatial types.</w:t>
      </w:r>
      <w:r w:rsidR="008517FB">
        <w:rPr>
          <w:lang w:val="en-GB"/>
        </w:rPr>
        <w:t xml:space="preserve"> The format of an association link depends on the S-100 data format.</w:t>
      </w:r>
    </w:p>
    <w:p w14:paraId="3BD2054A" w14:textId="15EA31FC" w:rsidR="000113CF" w:rsidRDefault="000113CF" w:rsidP="000113CF">
      <w:pPr>
        <w:pStyle w:val="dt"/>
        <w:rPr>
          <w:lang w:val="en-GB"/>
        </w:rPr>
      </w:pPr>
      <w:r>
        <w:rPr>
          <w:lang w:val="en-GB"/>
        </w:rPr>
        <w:t>carrier metadata</w:t>
      </w:r>
    </w:p>
    <w:p w14:paraId="09630E28" w14:textId="03A24C99" w:rsidR="000113CF" w:rsidRPr="000113CF" w:rsidRDefault="008517FB" w:rsidP="000113CF">
      <w:pPr>
        <w:rPr>
          <w:lang w:val="en-GB"/>
        </w:rPr>
      </w:pPr>
      <w:r>
        <w:rPr>
          <w:lang w:val="en-GB"/>
        </w:rPr>
        <w:t xml:space="preserve">metadata encoded within </w:t>
      </w:r>
      <w:r w:rsidR="006B330E">
        <w:rPr>
          <w:lang w:val="en-GB"/>
        </w:rPr>
        <w:t xml:space="preserve">HDF5 </w:t>
      </w:r>
      <w:r>
        <w:rPr>
          <w:lang w:val="en-GB"/>
        </w:rPr>
        <w:t xml:space="preserve">datasets, </w:t>
      </w:r>
      <w:r w:rsidR="006B330E">
        <w:rPr>
          <w:lang w:val="en-GB"/>
        </w:rPr>
        <w:t>as either HDF5 attributes or datasets</w:t>
      </w:r>
    </w:p>
    <w:p w14:paraId="098C3BA4" w14:textId="64B67F81" w:rsidR="00583ED8" w:rsidRPr="00583ED8" w:rsidRDefault="00532647" w:rsidP="00532647">
      <w:pPr>
        <w:pStyle w:val="dt"/>
        <w:rPr>
          <w:lang w:val="en-GB"/>
        </w:rPr>
      </w:pPr>
      <w:r w:rsidRPr="00583ED8">
        <w:rPr>
          <w:lang w:val="en-GB"/>
        </w:rPr>
        <w:t>composition</w:t>
      </w:r>
    </w:p>
    <w:p w14:paraId="63D8B441" w14:textId="3C847A4E" w:rsidR="00583ED8" w:rsidRPr="00583ED8" w:rsidRDefault="00532647" w:rsidP="00532647">
      <w:pPr>
        <w:spacing w:after="60" w:line="240" w:lineRule="auto"/>
        <w:rPr>
          <w:lang w:val="en-GB"/>
        </w:rPr>
      </w:pPr>
      <w:r>
        <w:rPr>
          <w:lang w:val="en-GB"/>
        </w:rPr>
        <w:t>f</w:t>
      </w:r>
      <w:r w:rsidR="00583ED8" w:rsidRPr="00583ED8">
        <w:rPr>
          <w:lang w:val="en-GB"/>
        </w:rPr>
        <w:t>orm of aggregation association with strong ownership and coincident lifetime as part of the whole</w:t>
      </w:r>
      <w:r w:rsidR="00536518">
        <w:rPr>
          <w:lang w:val="en-GB"/>
        </w:rPr>
        <w:t xml:space="preserve"> [ISO 19103]</w:t>
      </w:r>
    </w:p>
    <w:p w14:paraId="69C99EE3" w14:textId="0B880BDD" w:rsidR="00583ED8" w:rsidRDefault="00583ED8" w:rsidP="00583ED8">
      <w:pPr>
        <w:rPr>
          <w:lang w:val="en-GB"/>
        </w:rPr>
      </w:pPr>
      <w:r w:rsidRPr="00583ED8">
        <w:rPr>
          <w:lang w:val="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p w14:paraId="7F922D6F" w14:textId="2D636F0F" w:rsidR="000113CF" w:rsidRDefault="000113CF" w:rsidP="000113CF">
      <w:pPr>
        <w:pStyle w:val="dt"/>
        <w:rPr>
          <w:lang w:val="en-GB"/>
        </w:rPr>
      </w:pPr>
      <w:r>
        <w:rPr>
          <w:lang w:val="en-GB"/>
        </w:rPr>
        <w:t>embedded metadata</w:t>
      </w:r>
    </w:p>
    <w:p w14:paraId="7C1AED58" w14:textId="6BCDDD8C" w:rsidR="000113CF" w:rsidRPr="000113CF" w:rsidRDefault="000113CF" w:rsidP="000113CF">
      <w:pPr>
        <w:rPr>
          <w:lang w:val="en-GB"/>
        </w:rPr>
      </w:pPr>
      <w:r>
        <w:rPr>
          <w:lang w:val="en-GB"/>
        </w:rPr>
        <w:t xml:space="preserve">See </w:t>
      </w:r>
      <w:r w:rsidRPr="009D0DFB">
        <w:rPr>
          <w:b/>
          <w:bCs/>
          <w:lang w:val="en-GB"/>
        </w:rPr>
        <w:t>carrier metadata</w:t>
      </w:r>
      <w:r>
        <w:rPr>
          <w:lang w:val="en-GB"/>
        </w:rPr>
        <w:t>.</w:t>
      </w:r>
    </w:p>
    <w:p w14:paraId="0CC7EC0A" w14:textId="27B4FC7B" w:rsidR="00583ED8" w:rsidRPr="00583ED8" w:rsidRDefault="00532647" w:rsidP="00532647">
      <w:pPr>
        <w:pStyle w:val="dt"/>
        <w:rPr>
          <w:lang w:val="en-GB"/>
        </w:rPr>
      </w:pPr>
      <w:r w:rsidRPr="00583ED8">
        <w:rPr>
          <w:lang w:val="en-GB"/>
        </w:rPr>
        <w:t>enumeration</w:t>
      </w:r>
    </w:p>
    <w:p w14:paraId="749C8248" w14:textId="3642BB9D"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2C5ADD11" w14:textId="09282E07" w:rsidR="00583ED8" w:rsidRPr="00583ED8" w:rsidRDefault="00532647" w:rsidP="00532647">
      <w:pPr>
        <w:pStyle w:val="dt"/>
        <w:rPr>
          <w:lang w:val="en-GB"/>
        </w:rPr>
      </w:pPr>
      <w:r w:rsidRPr="00583ED8">
        <w:rPr>
          <w:lang w:val="en-GB"/>
        </w:rPr>
        <w:t>feature association</w:t>
      </w:r>
    </w:p>
    <w:p w14:paraId="34DF95B1" w14:textId="5AC1B2E1" w:rsidR="00583ED8" w:rsidRPr="00583ED8" w:rsidRDefault="00532647" w:rsidP="00583ED8">
      <w:pPr>
        <w:rPr>
          <w:lang w:val="en-GB"/>
        </w:rPr>
      </w:pPr>
      <w:r>
        <w:rPr>
          <w:lang w:val="en-GB"/>
        </w:rPr>
        <w:t>r</w:t>
      </w:r>
      <w:r w:rsidR="00583ED8" w:rsidRPr="00583ED8">
        <w:rPr>
          <w:lang w:val="en-GB"/>
        </w:rPr>
        <w:t>elationship that links instances of one feature type with instances of the same or a different feature type</w:t>
      </w:r>
      <w:r w:rsidR="00536518">
        <w:rPr>
          <w:lang w:val="en-GB"/>
        </w:rPr>
        <w:t xml:space="preserve"> [ISO 19110]</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3FD0DD25" w14:textId="18AE4863" w:rsidR="003E12A7" w:rsidRDefault="00583ED8" w:rsidP="00583ED8">
      <w:pPr>
        <w:rPr>
          <w:lang w:val="en-GB"/>
        </w:rPr>
      </w:pPr>
      <w:r w:rsidRPr="00583ED8">
        <w:rPr>
          <w:lang w:val="en-GB"/>
        </w:rPr>
        <w:t xml:space="preserve">EXAMPLE 2: A feature attribute named length may have an attribute value 82.4 which belongs to the data type real </w:t>
      </w:r>
    </w:p>
    <w:p w14:paraId="5E7B8B10" w14:textId="3F05A853" w:rsidR="009D074B" w:rsidRDefault="009D074B" w:rsidP="00890457">
      <w:pPr>
        <w:pStyle w:val="dt"/>
        <w:rPr>
          <w:lang w:val="en-GB"/>
        </w:rPr>
      </w:pPr>
      <w:r>
        <w:rPr>
          <w:lang w:val="en-GB"/>
        </w:rPr>
        <w:t>local name</w:t>
      </w:r>
      <w:r w:rsidR="00890457">
        <w:rPr>
          <w:lang w:val="en-GB"/>
        </w:rPr>
        <w:t xml:space="preserve"> (XML)</w:t>
      </w:r>
    </w:p>
    <w:p w14:paraId="32D65A37" w14:textId="20994F06" w:rsidR="009D074B" w:rsidRDefault="009D074B" w:rsidP="00583ED8">
      <w:pPr>
        <w:rPr>
          <w:lang w:val="en-GB"/>
        </w:rPr>
      </w:pPr>
      <w:r>
        <w:rPr>
          <w:lang w:val="en-GB"/>
        </w:rPr>
        <w:t>the part of a name following the namespace prefix</w:t>
      </w:r>
      <w:r w:rsidR="00890457">
        <w:rPr>
          <w:lang w:val="en-GB"/>
        </w:rPr>
        <w:t xml:space="preserve">. The </w:t>
      </w:r>
      <w:r w:rsidR="00890457" w:rsidRPr="00890457">
        <w:rPr>
          <w:b/>
          <w:bCs/>
          <w:lang w:val="en-GB"/>
        </w:rPr>
        <w:t>local name</w:t>
      </w:r>
      <w:r w:rsidR="00890457">
        <w:rPr>
          <w:lang w:val="en-GB"/>
        </w:rPr>
        <w:t xml:space="preserve"> follows the final : in a qualified name. Also called </w:t>
      </w:r>
      <w:r w:rsidR="00890457" w:rsidRPr="00890457">
        <w:rPr>
          <w:b/>
          <w:bCs/>
          <w:lang w:val="en-GB"/>
        </w:rPr>
        <w:t>local part</w:t>
      </w:r>
    </w:p>
    <w:p w14:paraId="0EB69804" w14:textId="4EA03163" w:rsidR="00583ED8" w:rsidRPr="00583ED8" w:rsidRDefault="00532647" w:rsidP="00532647">
      <w:pPr>
        <w:pStyle w:val="dt"/>
        <w:rPr>
          <w:lang w:val="en-GB"/>
        </w:rPr>
      </w:pPr>
      <w:r w:rsidRPr="00583ED8">
        <w:rPr>
          <w:lang w:val="en-GB"/>
        </w:rPr>
        <w:lastRenderedPageBreak/>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EXAMPLES: 1..* (one to many); 1 (exactly one); 0..1 (zero or one)</w:t>
      </w:r>
    </w:p>
    <w:p w14:paraId="493F6C22" w14:textId="742831B2" w:rsidR="00C368CF" w:rsidRDefault="00C368CF" w:rsidP="00532647">
      <w:pPr>
        <w:pStyle w:val="dt"/>
        <w:rPr>
          <w:lang w:val="en-GB"/>
        </w:rPr>
      </w:pPr>
      <w:r>
        <w:rPr>
          <w:lang w:val="en-GB"/>
        </w:rPr>
        <w:t>registry</w:t>
      </w:r>
    </w:p>
    <w:p w14:paraId="1BAAF79B" w14:textId="2958E180" w:rsidR="00C368CF" w:rsidRPr="00C368CF" w:rsidRDefault="00C368CF" w:rsidP="00C368CF">
      <w:pPr>
        <w:rPr>
          <w:lang w:val="en-GB"/>
        </w:rPr>
      </w:pPr>
      <w:r>
        <w:rPr>
          <w:lang w:val="en-GB"/>
        </w:rPr>
        <w:t>The IHO Geospatial Information Registry (</w:t>
      </w:r>
      <w:hyperlink r:id="rId19" w:history="1">
        <w:r w:rsidRPr="002D7CF4">
          <w:rPr>
            <w:rStyle w:val="Hyperlink"/>
            <w:lang w:val="en-GB"/>
          </w:rPr>
          <w:t>https://registry/iho.int</w:t>
        </w:r>
      </w:hyperlink>
      <w:r>
        <w:rPr>
          <w:lang w:val="en-GB"/>
        </w:rPr>
        <w:t>). May be referred to as “GI Registry” or simply “Registry”.</w:t>
      </w:r>
    </w:p>
    <w:p w14:paraId="6D031532" w14:textId="7A34737D" w:rsidR="00583ED8" w:rsidRPr="00583ED8" w:rsidRDefault="00532647" w:rsidP="00532647">
      <w:pPr>
        <w:pStyle w:val="dt"/>
        <w:rPr>
          <w:lang w:val="en-GB"/>
        </w:rPr>
      </w:pPr>
      <w:r w:rsidRPr="00583ED8">
        <w:rPr>
          <w:lang w:val="en-GB"/>
        </w:rPr>
        <w:t>relationship</w:t>
      </w:r>
    </w:p>
    <w:p w14:paraId="2A510D29" w14:textId="28725A99" w:rsidR="00583ED8" w:rsidRPr="00583ED8" w:rsidRDefault="00532647" w:rsidP="00532647">
      <w:pPr>
        <w:spacing w:after="60"/>
        <w:rPr>
          <w:lang w:val="en-GB"/>
        </w:rPr>
      </w:pPr>
      <w:r>
        <w:rPr>
          <w:lang w:val="en-GB"/>
        </w:rPr>
        <w:t>s</w:t>
      </w:r>
      <w:r w:rsidR="00583ED8" w:rsidRPr="00583ED8">
        <w:rPr>
          <w:lang w:val="en-GB"/>
        </w:rPr>
        <w:t>emantic connection among model elements</w:t>
      </w:r>
      <w:r w:rsidR="00536518">
        <w:rPr>
          <w:lang w:val="en-GB"/>
        </w:rPr>
        <w:t xml:space="preserve"> [ISO 19103]</w:t>
      </w:r>
    </w:p>
    <w:p w14:paraId="0272AA40" w14:textId="77777777" w:rsidR="00583ED8" w:rsidRDefault="00583ED8" w:rsidP="00583ED8">
      <w:pPr>
        <w:rPr>
          <w:lang w:val="en-GB"/>
        </w:rPr>
      </w:pPr>
      <w:r w:rsidRPr="00583ED8">
        <w:rPr>
          <w:lang w:val="en-GB"/>
        </w:rPr>
        <w:t>NOTE: Kinds of relationships include association, generalization, metarelationship, flow, and several kinds grouped under dependency.</w:t>
      </w:r>
    </w:p>
    <w:p w14:paraId="10759BD9" w14:textId="5BC3F111" w:rsidR="00764238" w:rsidRDefault="00764238" w:rsidP="00764238">
      <w:pPr>
        <w:pStyle w:val="dt"/>
        <w:rPr>
          <w:lang w:val="en-GB"/>
        </w:rPr>
      </w:pPr>
      <w:r>
        <w:rPr>
          <w:lang w:val="en-GB"/>
        </w:rPr>
        <w:t>tag (XML)</w:t>
      </w:r>
    </w:p>
    <w:p w14:paraId="11467B2E" w14:textId="6C9D6F21" w:rsidR="009D074B" w:rsidRPr="009D074B" w:rsidRDefault="009D074B" w:rsidP="009D074B">
      <w:pPr>
        <w:rPr>
          <w:lang w:val="en-GB"/>
        </w:rPr>
      </w:pPr>
      <w:r>
        <w:rPr>
          <w:lang w:val="en-GB"/>
        </w:rPr>
        <w:t xml:space="preserve">delimiters marking the beginning and end of an XML element, consisting of </w:t>
      </w:r>
      <w:r w:rsidR="00890457">
        <w:rPr>
          <w:lang w:val="en-GB"/>
        </w:rPr>
        <w:t>a name enclosed by &lt; and &gt; for a “start tag” and &lt;/ and &gt; for an “end tag”. Empty elements may consist of a name enclosed by &lt; and /&gt;.</w:t>
      </w:r>
    </w:p>
    <w:bookmarkEnd w:id="170"/>
    <w:p w14:paraId="3DF7CBDF" w14:textId="77777777" w:rsidR="00085D2E" w:rsidRPr="00CF30EA" w:rsidRDefault="00085D2E" w:rsidP="0089545B">
      <w:pPr>
        <w:spacing w:after="120" w:line="240" w:lineRule="auto"/>
        <w:rPr>
          <w:rFonts w:eastAsia="Times New Roman" w:cs="Arial"/>
          <w:lang w:val="en-GB"/>
        </w:rPr>
      </w:pP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71" w:name="_Toc191317446"/>
      <w:bookmarkStart w:id="172" w:name="_Toc412810744"/>
      <w:r w:rsidRPr="00CF30EA">
        <w:t>Abbreviations</w:t>
      </w:r>
      <w:bookmarkEnd w:id="171"/>
    </w:p>
    <w:bookmarkEnd w:id="172"/>
    <w:p w14:paraId="2FE2C67C" w14:textId="2ADF2D26" w:rsidR="00412BF4"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FA4269">
        <w:rPr>
          <w:lang w:val="en-GB"/>
        </w:rPr>
        <w:t xml:space="preserve"> </w:t>
      </w:r>
      <w:r w:rsidR="00412BF4">
        <w:rPr>
          <w:lang w:val="en-GB"/>
        </w:rPr>
        <w:t xml:space="preserve">In addition, the following </w:t>
      </w:r>
      <w:r w:rsidR="00FA4269">
        <w:rPr>
          <w:lang w:val="en-GB"/>
        </w:rPr>
        <w:t>abbreviations are</w:t>
      </w:r>
      <w:r w:rsidR="00412BF4">
        <w:rPr>
          <w:lang w:val="en-GB"/>
        </w:rPr>
        <w:t xml:space="preserve"> used:</w:t>
      </w:r>
    </w:p>
    <w:p w14:paraId="73EFB3D6" w14:textId="1052088B" w:rsidR="000D1551" w:rsidRDefault="00C368CF" w:rsidP="008D1FFC">
      <w:pPr>
        <w:tabs>
          <w:tab w:val="left" w:pos="993"/>
        </w:tabs>
        <w:spacing w:after="120" w:line="240" w:lineRule="auto"/>
        <w:ind w:left="720" w:hanging="720"/>
        <w:rPr>
          <w:lang w:val="en-GB"/>
        </w:rPr>
      </w:pPr>
      <w:r>
        <w:rPr>
          <w:lang w:val="en-GB"/>
        </w:rPr>
        <w:t>FC</w:t>
      </w:r>
      <w:r w:rsidR="000D1551">
        <w:rPr>
          <w:lang w:val="en-GB"/>
        </w:rPr>
        <w:tab/>
      </w:r>
      <w:r w:rsidR="00FC7F48">
        <w:rPr>
          <w:lang w:val="en-GB"/>
        </w:rPr>
        <w:t xml:space="preserve">Feature </w:t>
      </w:r>
      <w:r>
        <w:rPr>
          <w:lang w:val="en-GB"/>
        </w:rPr>
        <w:t>Catalogue</w:t>
      </w:r>
    </w:p>
    <w:p w14:paraId="12987126" w14:textId="2FBFF21F" w:rsidR="00F04698" w:rsidRDefault="00F04698" w:rsidP="008D1FFC">
      <w:pPr>
        <w:tabs>
          <w:tab w:val="left" w:pos="993"/>
        </w:tabs>
        <w:spacing w:after="120" w:line="240" w:lineRule="auto"/>
        <w:ind w:left="720" w:hanging="720"/>
        <w:rPr>
          <w:lang w:val="en-GB"/>
        </w:rPr>
      </w:pPr>
      <w:r>
        <w:rPr>
          <w:lang w:val="en-GB"/>
        </w:rPr>
        <w:t>GI Registry</w:t>
      </w:r>
      <w:r>
        <w:rPr>
          <w:lang w:val="en-GB"/>
        </w:rPr>
        <w:tab/>
        <w:t>IHO Geospatial Information Registry (</w:t>
      </w:r>
      <w:hyperlink r:id="rId20" w:history="1">
        <w:r w:rsidR="009D5A6B" w:rsidRPr="00062E3F">
          <w:rPr>
            <w:rStyle w:val="Hyperlink"/>
            <w:lang w:val="en-GB"/>
          </w:rPr>
          <w:t>https://registry.iho.int</w:t>
        </w:r>
      </w:hyperlink>
      <w:r>
        <w:rPr>
          <w:lang w:val="en-GB"/>
        </w:rPr>
        <w:t>)</w:t>
      </w:r>
    </w:p>
    <w:p w14:paraId="5B883DF5" w14:textId="38FCB3AB" w:rsidR="009D5A6B" w:rsidRDefault="009D5A6B" w:rsidP="008D1FFC">
      <w:pPr>
        <w:tabs>
          <w:tab w:val="left" w:pos="993"/>
        </w:tabs>
        <w:spacing w:after="120" w:line="240" w:lineRule="auto"/>
        <w:ind w:left="720" w:hanging="720"/>
        <w:rPr>
          <w:lang w:val="en-GB"/>
        </w:rPr>
      </w:pPr>
      <w:r>
        <w:rPr>
          <w:lang w:val="en-GB"/>
        </w:rPr>
        <w:t>PC</w:t>
      </w:r>
      <w:r>
        <w:rPr>
          <w:lang w:val="en-GB"/>
        </w:rPr>
        <w:tab/>
        <w:t>Portrayal Catalogue</w:t>
      </w:r>
    </w:p>
    <w:p w14:paraId="2200FE05" w14:textId="6AD7F51F" w:rsidR="002D6133" w:rsidRDefault="002D6133" w:rsidP="008D1FFC">
      <w:pPr>
        <w:tabs>
          <w:tab w:val="left" w:pos="993"/>
        </w:tabs>
        <w:spacing w:after="120" w:line="240" w:lineRule="auto"/>
        <w:ind w:left="720" w:hanging="720"/>
        <w:rPr>
          <w:lang w:val="en-GB"/>
        </w:rPr>
      </w:pPr>
      <w:r>
        <w:rPr>
          <w:lang w:val="en-GB"/>
        </w:rPr>
        <w:t>PS</w:t>
      </w:r>
      <w:r>
        <w:rPr>
          <w:lang w:val="en-GB"/>
        </w:rPr>
        <w:tab/>
        <w:t>Product Specification</w:t>
      </w:r>
    </w:p>
    <w:p w14:paraId="388290A3" w14:textId="28333D1A" w:rsidR="0069008F" w:rsidRDefault="00C368CF" w:rsidP="008D1FFC">
      <w:pPr>
        <w:tabs>
          <w:tab w:val="left" w:pos="993"/>
        </w:tabs>
        <w:spacing w:after="120" w:line="240" w:lineRule="auto"/>
        <w:ind w:left="720" w:hanging="720"/>
        <w:rPr>
          <w:lang w:val="en-GB"/>
        </w:rPr>
      </w:pPr>
      <w:r>
        <w:rPr>
          <w:lang w:val="en-GB"/>
        </w:rPr>
        <w:t>S-1xx</w:t>
      </w:r>
      <w:r w:rsidR="0069008F" w:rsidRPr="003A655F">
        <w:rPr>
          <w:lang w:val="en-GB"/>
        </w:rPr>
        <w:tab/>
      </w:r>
      <w:r>
        <w:rPr>
          <w:lang w:val="en-GB"/>
        </w:rPr>
        <w:t>S-100 based data product</w:t>
      </w:r>
      <w:r w:rsidR="008D1FFC">
        <w:rPr>
          <w:lang w:val="en-GB"/>
        </w:rPr>
        <w:t>, where “1xx” stands for the product number assigned by the IHO (which may begin with numbers other than “1”)</w:t>
      </w:r>
    </w:p>
    <w:p w14:paraId="5CC81880" w14:textId="2627484B" w:rsidR="00BA33DA" w:rsidRDefault="00BA33DA" w:rsidP="008D1FFC">
      <w:pPr>
        <w:tabs>
          <w:tab w:val="left" w:pos="993"/>
        </w:tabs>
        <w:spacing w:after="120" w:line="240" w:lineRule="auto"/>
        <w:ind w:left="720" w:hanging="720"/>
        <w:rPr>
          <w:lang w:val="en-GB"/>
        </w:rPr>
      </w:pPr>
      <w:r>
        <w:rPr>
          <w:lang w:val="en-GB"/>
        </w:rPr>
        <w:t>SRS</w:t>
      </w:r>
      <w:r>
        <w:rPr>
          <w:lang w:val="en-GB"/>
        </w:rPr>
        <w:tab/>
        <w:t>Spatial Reference System. GML-specific term for the GML attribute that indicates the coordinate reference system.</w:t>
      </w:r>
    </w:p>
    <w:p w14:paraId="7FD6548F" w14:textId="59224F07" w:rsidR="009D5A6B" w:rsidRPr="003A655F" w:rsidRDefault="00BC3D3D" w:rsidP="008D1FFC">
      <w:pPr>
        <w:tabs>
          <w:tab w:val="left" w:pos="993"/>
        </w:tabs>
        <w:spacing w:after="120" w:line="240" w:lineRule="auto"/>
        <w:ind w:left="720" w:hanging="720"/>
        <w:rPr>
          <w:lang w:val="en-GB"/>
        </w:rPr>
      </w:pPr>
      <w:r>
        <w:rPr>
          <w:lang w:val="en-GB"/>
        </w:rPr>
        <w:t>NOTE: The Part 10a checks use the field tags defined in S-100 Part 10a for ISO 8211 fields instead of the full field names.</w:t>
      </w:r>
      <w:r w:rsidR="00FA71F6">
        <w:rPr>
          <w:lang w:val="en-GB"/>
        </w:rPr>
        <w:t xml:space="preserve"> There are too many fields named in the checks to list individually in this clause. S-100 Part 10a should be consulted to identify ISO 8211 fields from the tag names.</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73" w:name="_Toc191317447"/>
      <w:r>
        <w:t>Symbols</w:t>
      </w:r>
      <w:bookmarkEnd w:id="173"/>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74" w:name="_Toc191317448"/>
      <w:bookmarkStart w:id="175" w:name="_Toc412810746"/>
      <w:r w:rsidRPr="00CF30EA">
        <w:rPr>
          <w:lang w:val="en-GB"/>
        </w:rPr>
        <w:t>Use of language</w:t>
      </w:r>
      <w:bookmarkEnd w:id="174"/>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“Must” indicates a mandatory requirement.</w:t>
      </w:r>
    </w:p>
    <w:p w14:paraId="59706915"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rsidP="001F3EEB">
      <w:pPr>
        <w:pStyle w:val="NormReference"/>
        <w:numPr>
          <w:ilvl w:val="0"/>
          <w:numId w:val="21"/>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76" w:name="_Toc191317449"/>
      <w:r w:rsidRPr="00CF30EA">
        <w:rPr>
          <w:lang w:val="en-GB"/>
        </w:rPr>
        <w:lastRenderedPageBreak/>
        <w:t xml:space="preserve">General </w:t>
      </w:r>
      <w:r w:rsidR="001F3EEB">
        <w:rPr>
          <w:lang w:val="en-GB"/>
        </w:rPr>
        <w:t>d</w:t>
      </w:r>
      <w:r w:rsidRPr="00CF30EA">
        <w:rPr>
          <w:lang w:val="en-GB"/>
        </w:rPr>
        <w:t>escription</w:t>
      </w:r>
      <w:bookmarkEnd w:id="176"/>
    </w:p>
    <w:p w14:paraId="0BBAB8DA" w14:textId="4FA278AA" w:rsidR="007724B6" w:rsidRPr="007724B6" w:rsidRDefault="007724B6" w:rsidP="007724B6">
      <w:pPr>
        <w:rPr>
          <w:lang w:val="en-GB"/>
        </w:rPr>
      </w:pPr>
      <w:r>
        <w:rPr>
          <w:lang w:val="en-GB"/>
        </w:rPr>
        <w:t>S-158</w:t>
      </w:r>
      <w:r w:rsidR="00E5222B">
        <w:rPr>
          <w:lang w:val="en-GB"/>
        </w:rPr>
        <w:t>:10</w:t>
      </w:r>
      <w:r w:rsidR="00034905">
        <w:rPr>
          <w:lang w:val="en-GB"/>
        </w:rPr>
        <w:t>0</w:t>
      </w:r>
      <w:r>
        <w:rPr>
          <w:lang w:val="en-GB"/>
        </w:rPr>
        <w:t xml:space="preserve"> is a specification describing </w:t>
      </w:r>
      <w:r w:rsidR="00034905">
        <w:rPr>
          <w:lang w:val="en-GB"/>
        </w:rPr>
        <w:t>generic</w:t>
      </w:r>
      <w:r w:rsidR="00E5222B">
        <w:rPr>
          <w:lang w:val="en-GB"/>
        </w:rPr>
        <w:t xml:space="preserve"> </w:t>
      </w:r>
      <w:r>
        <w:rPr>
          <w:lang w:val="en-GB"/>
        </w:rPr>
        <w:t>validation checks for S-10</w:t>
      </w:r>
      <w:r w:rsidR="00034905">
        <w:rPr>
          <w:lang w:val="en-GB"/>
        </w:rPr>
        <w:t>0 based</w:t>
      </w:r>
      <w:r w:rsidR="004F095A">
        <w:rPr>
          <w:lang w:val="en-GB"/>
        </w:rPr>
        <w:t xml:space="preserve"> products.</w:t>
      </w:r>
      <w:r>
        <w:rPr>
          <w:lang w:val="en-GB"/>
        </w:rPr>
        <w:t xml:space="preserve"> </w:t>
      </w:r>
      <w:r w:rsidR="004F095A">
        <w:rPr>
          <w:lang w:val="en-GB"/>
        </w:rPr>
        <w:t>T</w:t>
      </w:r>
      <w:r>
        <w:rPr>
          <w:lang w:val="en-GB"/>
        </w:rPr>
        <w:t xml:space="preserve">here are no data products based directly on </w:t>
      </w:r>
      <w:r w:rsidR="004F095A" w:rsidRPr="008A6CD6">
        <w:rPr>
          <w:lang w:val="en-GB"/>
        </w:rPr>
        <w:t xml:space="preserve">this edition of </w:t>
      </w:r>
      <w:r w:rsidRPr="008A6CD6">
        <w:rPr>
          <w:lang w:val="en-GB"/>
        </w:rPr>
        <w:t>S-158</w:t>
      </w:r>
      <w:r w:rsidR="004F095A" w:rsidRPr="008A6CD6">
        <w:rPr>
          <w:lang w:val="en-GB"/>
        </w:rPr>
        <w:t>:10</w:t>
      </w:r>
      <w:r w:rsidR="00034905" w:rsidRPr="008A6CD6">
        <w:rPr>
          <w:lang w:val="en-GB"/>
        </w:rPr>
        <w:t>0</w:t>
      </w:r>
      <w:r>
        <w:rPr>
          <w:lang w:val="en-GB"/>
        </w:rPr>
        <w:t xml:space="preserve"> and therefore no general information applicable to data products conforming to it.</w:t>
      </w:r>
    </w:p>
    <w:bookmarkEnd w:id="175"/>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77" w:name="_Toc191317450"/>
      <w:bookmarkStart w:id="178" w:name="_Toc412810747"/>
      <w:r w:rsidRPr="00CF30EA">
        <w:rPr>
          <w:lang w:val="en-GB"/>
        </w:rPr>
        <w:t>Specification metadata and maintenance</w:t>
      </w:r>
      <w:bookmarkEnd w:id="177"/>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79" w:name="_Toc191317451"/>
      <w:bookmarkEnd w:id="178"/>
      <w:r w:rsidRPr="00CF30EA">
        <w:t xml:space="preserve">Specification </w:t>
      </w:r>
      <w:r w:rsidR="00165EA7">
        <w:t>m</w:t>
      </w:r>
      <w:r w:rsidRPr="00CF30EA">
        <w:t>etadata</w:t>
      </w:r>
      <w:bookmarkEnd w:id="179"/>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0A98F45B"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034905">
        <w:rPr>
          <w:lang w:val="en-GB"/>
        </w:rPr>
        <w:t>Universal Hydrographic Model</w:t>
      </w:r>
      <w:r w:rsidR="004F095A">
        <w:rPr>
          <w:lang w:val="en-GB"/>
        </w:rPr>
        <w:t xml:space="preserve"> </w:t>
      </w:r>
      <w:r w:rsidR="00113EC1">
        <w:rPr>
          <w:lang w:val="en-GB"/>
        </w:rPr>
        <w:t>Validation Checks</w:t>
      </w:r>
    </w:p>
    <w:p w14:paraId="1501621B" w14:textId="247F31D4"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ins w:id="180" w:author="Raphael Malyankar" w:date="2026-08-15T21:36:00Z" w16du:dateUtc="2026-08-16T04:36:00Z">
        <w:r w:rsidR="008962A3">
          <w:rPr>
            <w:lang w:val="en-GB"/>
          </w:rPr>
          <w:t>2</w:t>
        </w:r>
      </w:ins>
      <w:del w:id="181" w:author="Raphael Malyankar" w:date="2026-08-15T21:36:00Z" w16du:dateUtc="2026-08-16T04:36:00Z">
        <w:r w:rsidR="008A6CD6" w:rsidDel="008962A3">
          <w:rPr>
            <w:lang w:val="en-GB"/>
          </w:rPr>
          <w:delText>1</w:delText>
        </w:r>
      </w:del>
      <w:r w:rsidR="008A6CD6">
        <w:rPr>
          <w:lang w:val="en-GB"/>
        </w:rPr>
        <w:t>.0.0</w:t>
      </w:r>
    </w:p>
    <w:p w14:paraId="0F27C97C" w14:textId="24C982F1"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182" w:author="Raphael Malyankar" w:date="2026-08-15T21:36:00Z" w16du:dateUtc="2026-08-16T04:36:00Z">
        <w:r w:rsidR="008A6CD6" w:rsidDel="008962A3">
          <w:rPr>
            <w:lang w:val="en-GB"/>
          </w:rPr>
          <w:delText>2025-02-2</w:delText>
        </w:r>
        <w:r w:rsidR="00E81580" w:rsidDel="008962A3">
          <w:rPr>
            <w:lang w:val="en-GB"/>
          </w:rPr>
          <w:delText>4</w:delText>
        </w:r>
      </w:del>
      <w:ins w:id="183" w:author="Raphael Malyankar" w:date="2026-08-15T21:36:00Z" w16du:dateUtc="2026-08-16T04:36:00Z">
        <w:r w:rsidR="008962A3">
          <w:rPr>
            <w:lang w:val="en-GB"/>
          </w:rPr>
          <w:t>2026-</w:t>
        </w:r>
      </w:ins>
      <w:ins w:id="184" w:author="Raphael Malyankar" w:date="2026-10-18T03:57:00Z" w16du:dateUtc="2026-10-18T10:57:00Z">
        <w:r w:rsidR="00870A4B">
          <w:rPr>
            <w:lang w:val="en-GB"/>
          </w:rPr>
          <w:t>10-16</w:t>
        </w:r>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1"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2" w:history="1">
        <w:r w:rsidR="00913A48" w:rsidRPr="00185FCB">
          <w:rPr>
            <w:rStyle w:val="Hyperlink"/>
            <w:lang w:val="en-GB"/>
          </w:rPr>
          <w:t>https://registry.iho.int</w:t>
        </w:r>
      </w:hyperlink>
      <w:r w:rsidR="00913A48">
        <w:rPr>
          <w:lang w:val="en-GB"/>
        </w:rPr>
        <w:t xml:space="preserve"> </w:t>
      </w:r>
    </w:p>
    <w:p w14:paraId="4CADA9E7" w14:textId="291F0F82"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:10</w:t>
      </w:r>
      <w:r w:rsidR="00034905">
        <w:rPr>
          <w:lang w:val="en-GB"/>
        </w:rPr>
        <w:t>0</w:t>
      </w:r>
    </w:p>
    <w:p w14:paraId="3D5BEFB7" w14:textId="29A5D413"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4F095A">
        <w:rPr>
          <w:lang w:val="en-GB"/>
        </w:rPr>
        <w:t>S-10</w:t>
      </w:r>
      <w:r w:rsidR="00034905">
        <w:rPr>
          <w:lang w:val="en-GB"/>
        </w:rPr>
        <w:t>0</w:t>
      </w:r>
      <w:r w:rsidR="004F095A">
        <w:rPr>
          <w:lang w:val="en-GB"/>
        </w:rPr>
        <w:t xml:space="preserve"> </w:t>
      </w:r>
      <w:r w:rsidR="00034905">
        <w:rPr>
          <w:lang w:val="en-GB"/>
        </w:rPr>
        <w:t>Validation Checks sub-group</w:t>
      </w:r>
      <w:r w:rsidR="004F095A">
        <w:rPr>
          <w:lang w:val="en-GB"/>
        </w:rPr>
        <w:t xml:space="preserve"> under the </w:t>
      </w:r>
      <w:r w:rsidR="002B303B">
        <w:rPr>
          <w:lang w:val="en-GB"/>
        </w:rPr>
        <w:t>S-100 Working Group (S-100 WG)</w:t>
      </w:r>
      <w:r w:rsidR="00C1013B" w:rsidRPr="00CF30EA">
        <w:rPr>
          <w:lang w:val="en-GB"/>
        </w:rPr>
        <w:t xml:space="preserve"> of the IHO 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85" w:name="_Toc191317452"/>
      <w:bookmarkStart w:id="186" w:name="_Toc412810749"/>
      <w:r w:rsidRPr="00CF30EA">
        <w:t>Specification maintenance</w:t>
      </w:r>
      <w:bookmarkEnd w:id="185"/>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86"/>
    <w:p w14:paraId="1BC15EB1" w14:textId="59C5AF3F"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:10</w:t>
      </w:r>
      <w:r w:rsidR="00492FE3">
        <w:rPr>
          <w:lang w:val="en-GB"/>
        </w:rPr>
        <w:t>0</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0FE0F5A2" w:rsidR="00C131AE" w:rsidRPr="00CF30EA" w:rsidRDefault="00A45A72" w:rsidP="00913A48">
      <w:pPr>
        <w:spacing w:after="120" w:line="240" w:lineRule="auto"/>
        <w:rPr>
          <w:lang w:val="en-GB"/>
        </w:rPr>
      </w:pPr>
      <w:r>
        <w:rPr>
          <w:lang w:val="en-GB"/>
        </w:rPr>
        <w:t>S-158</w:t>
      </w:r>
      <w:r w:rsidR="004F095A">
        <w:rPr>
          <w:lang w:val="en-GB"/>
        </w:rPr>
        <w:t>:10</w:t>
      </w:r>
      <w:r w:rsidR="00492FE3">
        <w:rPr>
          <w:lang w:val="en-GB"/>
        </w:rPr>
        <w:t>0</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693E5721" w14:textId="0D3D65BC" w:rsidR="001411EB" w:rsidRPr="00A7584B" w:rsidRDefault="001411EB" w:rsidP="001411EB">
      <w:pPr>
        <w:spacing w:after="120" w:line="240" w:lineRule="auto"/>
        <w:rPr>
          <w:lang w:val="en-GB"/>
        </w:rPr>
      </w:pPr>
      <w:r w:rsidRPr="00A7584B">
        <w:rPr>
          <w:lang w:val="en-GB"/>
        </w:rPr>
        <w:t>New Editions of S-158:10</w:t>
      </w:r>
      <w:r>
        <w:rPr>
          <w:lang w:val="en-GB"/>
        </w:rPr>
        <w:t>0</w:t>
      </w:r>
      <w:r w:rsidRPr="00A7584B">
        <w:rPr>
          <w:lang w:val="en-GB"/>
        </w:rPr>
        <w:t xml:space="preserve"> include at least one of the following changes:</w:t>
      </w:r>
    </w:p>
    <w:p w14:paraId="17A172AB" w14:textId="77777777" w:rsidR="001411EB" w:rsidRPr="00A7584B" w:rsidRDefault="001411EB" w:rsidP="001411EB">
      <w:pPr>
        <w:pStyle w:val="ListParagraph"/>
        <w:numPr>
          <w:ilvl w:val="0"/>
          <w:numId w:val="110"/>
        </w:numPr>
        <w:spacing w:line="240" w:lineRule="auto"/>
        <w:rPr>
          <w:lang w:val="en-GB"/>
        </w:rPr>
      </w:pPr>
      <w:r w:rsidRPr="00A7584B">
        <w:rPr>
          <w:lang w:val="en-GB"/>
        </w:rPr>
        <w:t>introduce a new validation check (of any classification);</w:t>
      </w:r>
    </w:p>
    <w:p w14:paraId="27B8D041" w14:textId="77777777" w:rsidR="001411EB" w:rsidRPr="00A7584B" w:rsidRDefault="001411EB" w:rsidP="001411EB">
      <w:pPr>
        <w:pStyle w:val="ListParagraph"/>
        <w:numPr>
          <w:ilvl w:val="0"/>
          <w:numId w:val="110"/>
        </w:numPr>
        <w:spacing w:line="240" w:lineRule="auto"/>
        <w:rPr>
          <w:lang w:val="en-GB"/>
        </w:rPr>
      </w:pPr>
      <w:r w:rsidRPr="00A7584B">
        <w:rPr>
          <w:lang w:val="en-GB"/>
        </w:rPr>
        <w:t>remove an existing validation check (of any classification);</w:t>
      </w:r>
    </w:p>
    <w:p w14:paraId="781A280C" w14:textId="77777777" w:rsidR="001411EB" w:rsidRPr="00A7584B" w:rsidRDefault="001411EB" w:rsidP="001411EB">
      <w:pPr>
        <w:pStyle w:val="ListParagraph"/>
        <w:numPr>
          <w:ilvl w:val="0"/>
          <w:numId w:val="110"/>
        </w:numPr>
        <w:spacing w:line="240" w:lineRule="auto"/>
        <w:rPr>
          <w:lang w:val="en-GB"/>
        </w:rPr>
      </w:pPr>
      <w:r w:rsidRPr="00A7584B">
        <w:rPr>
          <w:lang w:val="en-GB"/>
        </w:rPr>
        <w:t>change the classification of a validation check, whether upgrade (such as Error to Critical) or downgrade (such as Error to Warning);</w:t>
      </w:r>
    </w:p>
    <w:p w14:paraId="1E7F5DC8" w14:textId="77777777" w:rsidR="001411EB" w:rsidRPr="00A7584B" w:rsidRDefault="001411EB" w:rsidP="001411EB">
      <w:pPr>
        <w:pStyle w:val="ListParagraph"/>
        <w:numPr>
          <w:ilvl w:val="0"/>
          <w:numId w:val="110"/>
        </w:numPr>
        <w:spacing w:line="240" w:lineRule="auto"/>
        <w:rPr>
          <w:lang w:val="en-GB"/>
        </w:rPr>
      </w:pPr>
      <w:r w:rsidRPr="00A7584B">
        <w:rPr>
          <w:lang w:val="en-GB"/>
        </w:rPr>
        <w:t>extend a validation check to include new features, conditions, etc., in a way that requires validation software manufacturers to change their software.</w:t>
      </w:r>
    </w:p>
    <w:p w14:paraId="173D7A3B" w14:textId="7F751999" w:rsidR="001411EB" w:rsidRPr="00A7584B" w:rsidRDefault="001411EB" w:rsidP="001411EB">
      <w:pPr>
        <w:spacing w:after="120" w:line="240" w:lineRule="auto"/>
        <w:rPr>
          <w:lang w:val="en-GB"/>
        </w:rPr>
      </w:pPr>
      <w:r w:rsidRPr="00A7584B">
        <w:rPr>
          <w:lang w:val="en-GB"/>
        </w:rPr>
        <w:lastRenderedPageBreak/>
        <w:t>New Editions are likely to require validation software manufacturers to change their software or invalidate datasets which passed validation according to the previous Edition of S-158:10</w:t>
      </w:r>
      <w:r>
        <w:rPr>
          <w:lang w:val="en-GB"/>
        </w:rPr>
        <w:t>0</w:t>
      </w:r>
      <w:r w:rsidRPr="00A7584B">
        <w:rPr>
          <w:lang w:val="en-GB"/>
        </w:rPr>
        <w:t>.</w:t>
      </w:r>
    </w:p>
    <w:p w14:paraId="2C86E23B" w14:textId="77777777" w:rsidR="001411EB" w:rsidRPr="00CF30EA" w:rsidRDefault="001411EB" w:rsidP="001411EB">
      <w:pPr>
        <w:spacing w:after="120" w:line="240" w:lineRule="auto"/>
        <w:rPr>
          <w:lang w:val="en-GB"/>
        </w:rPr>
      </w:pPr>
      <w:r w:rsidRPr="00A7584B">
        <w:rPr>
          <w:lang w:val="en-GB"/>
        </w:rPr>
        <w:t>All cumulative revisions and clarifications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5F782C1" w14:textId="427D1253" w:rsidR="001411EB" w:rsidRPr="00A7584B" w:rsidRDefault="001411EB" w:rsidP="001411EB">
      <w:pPr>
        <w:spacing w:after="120" w:line="240" w:lineRule="auto"/>
        <w:rPr>
          <w:lang w:val="en-GB"/>
        </w:rPr>
      </w:pPr>
      <w:r w:rsidRPr="00A7584B">
        <w:rPr>
          <w:lang w:val="en-GB"/>
        </w:rPr>
        <w:t>Revisions are defined as substantive semantic changes to S-158:10</w:t>
      </w:r>
      <w:r>
        <w:rPr>
          <w:lang w:val="en-GB"/>
        </w:rPr>
        <w:t>0</w:t>
      </w:r>
      <w:r w:rsidRPr="00A7584B">
        <w:rPr>
          <w:lang w:val="en-GB"/>
        </w:rPr>
        <w:t>. Typically, revisions will change S-158:10</w:t>
      </w:r>
      <w:r>
        <w:rPr>
          <w:lang w:val="en-GB"/>
        </w:rPr>
        <w:t>0</w:t>
      </w:r>
      <w:r w:rsidRPr="00A7584B">
        <w:rPr>
          <w:lang w:val="en-GB"/>
        </w:rPr>
        <w:t xml:space="preserve"> to correct factual errors or introduce necessary changes that have become evident as a result of practical experience or changing circumstances. Revisions include corrections of misinterpretations of S-100, or extensions to checks that do not require changes to validation software..</w:t>
      </w:r>
    </w:p>
    <w:p w14:paraId="136009B2" w14:textId="77777777" w:rsidR="001411EB" w:rsidRDefault="001411EB" w:rsidP="001411EB">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555F633B" w14:textId="2B540C01" w:rsidR="001411EB" w:rsidRPr="00A7584B" w:rsidRDefault="001411EB" w:rsidP="001411EB">
      <w:pPr>
        <w:spacing w:after="120" w:line="240" w:lineRule="auto"/>
        <w:rPr>
          <w:lang w:val="en-GB"/>
        </w:rPr>
      </w:pPr>
      <w:r w:rsidRPr="00A7584B">
        <w:rPr>
          <w:lang w:val="en-GB"/>
        </w:rPr>
        <w:t>Clarifications are changes to S-158:10</w:t>
      </w:r>
      <w:r w:rsidR="00ED4B61">
        <w:rPr>
          <w:lang w:val="en-GB"/>
        </w:rPr>
        <w:t>0</w:t>
      </w:r>
      <w:r w:rsidRPr="00A7584B">
        <w:rPr>
          <w:lang w:val="en-GB"/>
        </w:rPr>
        <w:t xml:space="preserve"> arising from non-substantive reasons.</w:t>
      </w:r>
    </w:p>
    <w:p w14:paraId="476EA02E" w14:textId="77777777" w:rsidR="001411EB" w:rsidRPr="00CF30EA" w:rsidRDefault="001411EB" w:rsidP="001411EB">
      <w:pPr>
        <w:spacing w:after="120" w:line="240" w:lineRule="auto"/>
        <w:rPr>
          <w:lang w:val="en-GB"/>
        </w:rPr>
      </w:pPr>
      <w:r w:rsidRPr="00A7584B">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F18C8D2"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:10</w:t>
      </w:r>
      <w:r w:rsidR="0076604D">
        <w:rPr>
          <w:lang w:val="en-GB"/>
        </w:rPr>
        <w:t>0</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187" w:name="_Toc191317453"/>
      <w:r>
        <w:rPr>
          <w:lang w:val="en-GB"/>
        </w:rPr>
        <w:t>Check Structure</w:t>
      </w:r>
      <w:bookmarkEnd w:id="187"/>
    </w:p>
    <w:p w14:paraId="3667EFDF" w14:textId="5FC76F74" w:rsidR="0089778F" w:rsidRDefault="00964AB6" w:rsidP="00611211">
      <w:pPr>
        <w:tabs>
          <w:tab w:val="left" w:pos="1701"/>
        </w:tabs>
        <w:spacing w:after="120" w:line="240" w:lineRule="auto"/>
        <w:rPr>
          <w:lang w:val="en-GB"/>
        </w:rPr>
      </w:pPr>
      <w:r>
        <w:rPr>
          <w:lang w:val="en-GB"/>
        </w:rPr>
        <w:t>Check structure in S-158:10</w:t>
      </w:r>
      <w:r w:rsidR="0076604D">
        <w:rPr>
          <w:lang w:val="en-GB"/>
        </w:rPr>
        <w:t>0</w:t>
      </w:r>
      <w:r>
        <w:rPr>
          <w:lang w:val="en-GB"/>
        </w:rPr>
        <w:t xml:space="preserve"> includes the fields specified in S-158.</w:t>
      </w:r>
    </w:p>
    <w:p w14:paraId="22A0F619" w14:textId="3733D1DE" w:rsidR="00345381" w:rsidRDefault="00345381" w:rsidP="00611211">
      <w:pPr>
        <w:tabs>
          <w:tab w:val="left" w:pos="1701"/>
        </w:tabs>
        <w:spacing w:after="120" w:line="240" w:lineRule="auto"/>
        <w:rPr>
          <w:lang w:val="en-GB"/>
        </w:rPr>
      </w:pPr>
      <w:r>
        <w:rPr>
          <w:lang w:val="en-GB"/>
        </w:rPr>
        <w:t xml:space="preserve">The </w:t>
      </w:r>
      <w:r w:rsidR="00772647">
        <w:rPr>
          <w:lang w:val="en-GB"/>
        </w:rPr>
        <w:t>“</w:t>
      </w:r>
      <w:r w:rsidR="00772647" w:rsidRPr="00772647">
        <w:rPr>
          <w:lang w:val="en-GB"/>
        </w:rPr>
        <w:t>Standards document reference</w:t>
      </w:r>
      <w:r w:rsidR="00772647">
        <w:rPr>
          <w:lang w:val="en-GB"/>
        </w:rPr>
        <w:t>” column is used to indicate the S-100 Part.</w:t>
      </w:r>
    </w:p>
    <w:p w14:paraId="0444892B" w14:textId="1716C14A" w:rsidR="00B14B0E" w:rsidRDefault="00B14B0E" w:rsidP="00611211">
      <w:pPr>
        <w:pStyle w:val="Heading1"/>
        <w:rPr>
          <w:lang w:val="en-GB"/>
        </w:rPr>
      </w:pPr>
      <w:bookmarkStart w:id="188" w:name="_Ref172572327"/>
      <w:bookmarkStart w:id="189" w:name="_Toc191317454"/>
      <w:r>
        <w:rPr>
          <w:lang w:val="en-GB"/>
        </w:rPr>
        <w:t>Check Syntax</w:t>
      </w:r>
      <w:bookmarkEnd w:id="188"/>
      <w:bookmarkEnd w:id="189"/>
    </w:p>
    <w:p w14:paraId="1739459B" w14:textId="15ADE7B1" w:rsidR="00825DA2" w:rsidRDefault="00D76F20" w:rsidP="00B14B0E">
      <w:pPr>
        <w:rPr>
          <w:lang w:val="en-GB"/>
        </w:rPr>
      </w:pPr>
      <w:commentRangeStart w:id="190"/>
      <w:commentRangeStart w:id="191"/>
      <w:r>
        <w:rPr>
          <w:lang w:val="en-GB"/>
        </w:rPr>
        <w:t xml:space="preserve">The check syntax conforms to the syntax and operators for </w:t>
      </w:r>
      <w:r w:rsidR="00B460EE">
        <w:rPr>
          <w:lang w:val="en-GB"/>
        </w:rPr>
        <w:t>validation</w:t>
      </w:r>
      <w:r>
        <w:rPr>
          <w:lang w:val="en-GB"/>
        </w:rPr>
        <w:t xml:space="preserve"> checks described in S-158 clause 4.2</w:t>
      </w:r>
      <w:r w:rsidR="00825DA2">
        <w:rPr>
          <w:lang w:val="en-GB"/>
        </w:rPr>
        <w:t xml:space="preserve"> with the following modifications</w:t>
      </w:r>
      <w:del w:id="192" w:author="Raphael Malyankar" w:date="2026-08-15T21:38:00Z" w16du:dateUtc="2026-08-16T04:38:00Z">
        <w:r w:rsidR="00825DA2" w:rsidDel="008962A3">
          <w:rPr>
            <w:lang w:val="en-GB"/>
          </w:rPr>
          <w:delText xml:space="preserve"> for Edition 1.0.0</w:delText>
        </w:r>
      </w:del>
      <w:r w:rsidR="00825DA2">
        <w:rPr>
          <w:lang w:val="en-GB"/>
        </w:rPr>
        <w:t>:</w:t>
      </w:r>
    </w:p>
    <w:p w14:paraId="2F97F052" w14:textId="77777777" w:rsidR="00825DA2" w:rsidRPr="00825DA2" w:rsidRDefault="00825DA2" w:rsidP="009D0DFB">
      <w:pPr>
        <w:pStyle w:val="ListParagraph"/>
        <w:numPr>
          <w:ilvl w:val="0"/>
          <w:numId w:val="112"/>
        </w:numPr>
        <w:rPr>
          <w:lang w:val="en-GB"/>
        </w:rPr>
      </w:pPr>
      <w:r w:rsidRPr="00825DA2">
        <w:rPr>
          <w:lang w:val="en-GB"/>
        </w:rPr>
        <w:t>Imperative language ("shall", "shall not", "must", "must not", "allowed ... as long as", etc.) is used when the check is triggered (the message is temitted) if the condition IS NOT satisfied.</w:t>
      </w:r>
    </w:p>
    <w:p w14:paraId="7397CD04" w14:textId="50ACC803" w:rsidR="00825DA2" w:rsidRDefault="00825DA2" w:rsidP="009D0DFB">
      <w:pPr>
        <w:pStyle w:val="ListParagraph"/>
        <w:numPr>
          <w:ilvl w:val="0"/>
          <w:numId w:val="112"/>
        </w:numPr>
        <w:rPr>
          <w:ins w:id="193" w:author="Raphael Malyankar" w:date="2026-10-18T03:51:00Z" w16du:dateUtc="2026-10-18T10:51:00Z"/>
          <w:lang w:val="en-GB"/>
        </w:rPr>
      </w:pPr>
      <w:r w:rsidRPr="00825DA2">
        <w:rPr>
          <w:lang w:val="en-GB"/>
        </w:rPr>
        <w:t>Non-imperative language ("For each", "If x") is used when the check is triggered when the condition IS satisfied (evaluates to TRUE).</w:t>
      </w:r>
      <w:commentRangeEnd w:id="190"/>
      <w:r w:rsidR="00DF00FF">
        <w:rPr>
          <w:rStyle w:val="CommentReference"/>
          <w:sz w:val="20"/>
          <w:szCs w:val="20"/>
          <w:lang w:val="en-GB"/>
        </w:rPr>
        <w:commentReference w:id="190"/>
      </w:r>
      <w:commentRangeEnd w:id="191"/>
      <w:r w:rsidR="005921E7">
        <w:rPr>
          <w:rStyle w:val="CommentReference"/>
          <w:sz w:val="20"/>
          <w:szCs w:val="20"/>
          <w:lang w:val="en-GB"/>
        </w:rPr>
        <w:commentReference w:id="191"/>
      </w:r>
    </w:p>
    <w:p w14:paraId="7AB40E74" w14:textId="20BEA3B5" w:rsidR="00CF148D" w:rsidRPr="00CF148D" w:rsidRDefault="00CF148D">
      <w:pPr>
        <w:rPr>
          <w:lang w:val="en-GB"/>
        </w:rPr>
        <w:pPrChange w:id="194" w:author="Raphael Malyankar" w:date="2026-10-18T03:51:00Z" w16du:dateUtc="2026-10-18T10:51:00Z">
          <w:pPr>
            <w:pStyle w:val="ListParagraph"/>
            <w:numPr>
              <w:numId w:val="112"/>
            </w:numPr>
            <w:ind w:hanging="360"/>
          </w:pPr>
        </w:pPrChange>
      </w:pPr>
      <w:ins w:id="195" w:author="Raphael Malyankar" w:date="2026-10-18T03:51:00Z" w16du:dateUtc="2026-10-18T10:51:00Z">
        <w:r>
          <w:rPr>
            <w:lang w:val="en-GB"/>
          </w:rPr>
          <w:t>“Prohibited” i</w:t>
        </w:r>
      </w:ins>
      <w:ins w:id="196" w:author="Raphael Malyankar" w:date="2026-10-18T03:52:00Z" w16du:dateUtc="2026-10-18T10:52:00Z">
        <w:r>
          <w:rPr>
            <w:lang w:val="en-GB"/>
          </w:rPr>
          <w:t xml:space="preserve">n the list of checks does not </w:t>
        </w:r>
        <w:r w:rsidRPr="00CF148D">
          <w:rPr>
            <w:lang w:val="en-GB"/>
          </w:rPr>
          <w:t>mean there must be an explicit prohibitory statement in S-100, only that the element (record, field, attribute, value, etc.) is not permitted either explicitly or implicitly</w:t>
        </w:r>
        <w:r>
          <w:rPr>
            <w:lang w:val="en-GB"/>
          </w:rPr>
          <w:t>.</w:t>
        </w:r>
      </w:ins>
    </w:p>
    <w:p w14:paraId="04FDC99E" w14:textId="116E6CA7" w:rsidR="00861E96" w:rsidRDefault="00D76F20" w:rsidP="00611211">
      <w:pPr>
        <w:pStyle w:val="Heading1"/>
        <w:rPr>
          <w:lang w:val="en-GB"/>
        </w:rPr>
      </w:pPr>
      <w:bookmarkStart w:id="197" w:name="_Toc191317455"/>
      <w:r>
        <w:rPr>
          <w:lang w:val="en-GB"/>
        </w:rPr>
        <w:t>Organisation</w:t>
      </w:r>
      <w:bookmarkEnd w:id="197"/>
    </w:p>
    <w:p w14:paraId="76A667AF" w14:textId="051926ED" w:rsidR="002C7023" w:rsidRDefault="002C7023" w:rsidP="00D76F20">
      <w:pPr>
        <w:tabs>
          <w:tab w:val="left" w:pos="1701"/>
        </w:tabs>
        <w:spacing w:line="240" w:lineRule="auto"/>
        <w:rPr>
          <w:lang w:val="en-GB"/>
        </w:rPr>
      </w:pPr>
      <w:r>
        <w:rPr>
          <w:lang w:val="en-GB"/>
        </w:rPr>
        <w:t>The list of validation checks for this edition of S-158:10</w:t>
      </w:r>
      <w:r w:rsidR="00772647">
        <w:rPr>
          <w:lang w:val="en-GB"/>
        </w:rPr>
        <w:t>0</w:t>
      </w:r>
      <w:r>
        <w:rPr>
          <w:lang w:val="en-GB"/>
        </w:rPr>
        <w:t xml:space="preserve"> is available separately (see clause </w:t>
      </w:r>
      <w:r w:rsidR="00B460EE">
        <w:rPr>
          <w:lang w:val="en-GB"/>
        </w:rPr>
        <w:fldChar w:fldCharType="begin"/>
      </w:r>
      <w:r w:rsidR="00B460EE">
        <w:rPr>
          <w:lang w:val="en-GB"/>
        </w:rPr>
        <w:instrText xml:space="preserve"> REF _Ref183904858 \r \h </w:instrText>
      </w:r>
      <w:r w:rsidR="00B460EE">
        <w:rPr>
          <w:lang w:val="en-GB"/>
        </w:rPr>
      </w:r>
      <w:r w:rsidR="00B460EE">
        <w:rPr>
          <w:lang w:val="en-GB"/>
        </w:rPr>
        <w:fldChar w:fldCharType="separate"/>
      </w:r>
      <w:r w:rsidR="00B460EE">
        <w:rPr>
          <w:lang w:val="en-GB"/>
        </w:rPr>
        <w:t>8</w:t>
      </w:r>
      <w:r w:rsidR="00B460EE">
        <w:rPr>
          <w:lang w:val="en-GB"/>
        </w:rPr>
        <w:fldChar w:fldCharType="end"/>
      </w:r>
      <w:r>
        <w:rPr>
          <w:lang w:val="en-GB"/>
        </w:rPr>
        <w:t>). The list of checks accompanies this specification and forms an integral part of it.</w:t>
      </w:r>
    </w:p>
    <w:p w14:paraId="0799879B" w14:textId="5A14D61E" w:rsidR="000A22C3" w:rsidRDefault="000A22C3" w:rsidP="008A6CD6">
      <w:pPr>
        <w:pStyle w:val="Heading2"/>
        <w:rPr>
          <w:lang w:val="en-GB"/>
        </w:rPr>
      </w:pPr>
      <w:bookmarkStart w:id="198" w:name="_Toc191317456"/>
      <w:r>
        <w:rPr>
          <w:lang w:val="en-GB"/>
        </w:rPr>
        <w:t>Check numbers</w:t>
      </w:r>
      <w:bookmarkEnd w:id="198"/>
    </w:p>
    <w:p w14:paraId="2FB1737D" w14:textId="08B8F616" w:rsidR="001E26A1" w:rsidRDefault="001E26A1" w:rsidP="00D76F20">
      <w:pPr>
        <w:tabs>
          <w:tab w:val="left" w:pos="1701"/>
        </w:tabs>
        <w:spacing w:line="240" w:lineRule="auto"/>
        <w:rPr>
          <w:lang w:val="en-GB"/>
        </w:rPr>
      </w:pPr>
      <w:r>
        <w:rPr>
          <w:lang w:val="en-GB"/>
        </w:rPr>
        <w:t xml:space="preserve">Checks are </w:t>
      </w:r>
      <w:r w:rsidR="00FA3315">
        <w:rPr>
          <w:lang w:val="en-GB"/>
        </w:rPr>
        <w:t>assigned unique check identifiers in the format</w:t>
      </w:r>
      <w:r>
        <w:rPr>
          <w:lang w:val="en-GB"/>
        </w:rPr>
        <w:t xml:space="preserve"> 100_&lt;checkNumber&gt;</w:t>
      </w:r>
      <w:r w:rsidR="0000217C">
        <w:rPr>
          <w:lang w:val="en-GB"/>
        </w:rPr>
        <w:t>&lt;optionalAlphaSuffix&gt;</w:t>
      </w:r>
      <w:r>
        <w:rPr>
          <w:lang w:val="en-GB"/>
        </w:rPr>
        <w:t>.</w:t>
      </w:r>
    </w:p>
    <w:p w14:paraId="0BFAC6DF" w14:textId="023BD377" w:rsidR="00F1226C" w:rsidRPr="00965DB6" w:rsidRDefault="001E26A1" w:rsidP="008A6CD6">
      <w:pPr>
        <w:pStyle w:val="ListParagraph"/>
        <w:numPr>
          <w:ilvl w:val="0"/>
          <w:numId w:val="109"/>
        </w:numPr>
        <w:tabs>
          <w:tab w:val="left" w:pos="1701"/>
        </w:tabs>
        <w:spacing w:line="240" w:lineRule="auto"/>
        <w:rPr>
          <w:lang w:val="en-GB"/>
        </w:rPr>
      </w:pPr>
      <w:r w:rsidRPr="00965DB6">
        <w:rPr>
          <w:lang w:val="en-GB"/>
        </w:rPr>
        <w:t>The prefix “100_” is common to all the S-100 generic checks defined in this Specification.</w:t>
      </w:r>
    </w:p>
    <w:p w14:paraId="0BFD0AF1" w14:textId="77777777" w:rsidR="00965DB6" w:rsidRPr="00965DB6" w:rsidRDefault="001E26A1" w:rsidP="008A6CD6">
      <w:pPr>
        <w:pStyle w:val="ListParagraph"/>
        <w:numPr>
          <w:ilvl w:val="0"/>
          <w:numId w:val="109"/>
        </w:numPr>
        <w:tabs>
          <w:tab w:val="left" w:pos="1701"/>
        </w:tabs>
        <w:spacing w:line="240" w:lineRule="auto"/>
        <w:rPr>
          <w:lang w:val="en-GB"/>
        </w:rPr>
      </w:pPr>
      <w:r w:rsidRPr="00965DB6">
        <w:rPr>
          <w:lang w:val="en-GB"/>
        </w:rPr>
        <w:lastRenderedPageBreak/>
        <w:t>&lt;checkNumber&gt; is a 4-digit number assigned to each check</w:t>
      </w:r>
      <w:r w:rsidR="0000217C" w:rsidRPr="00965DB6">
        <w:rPr>
          <w:lang w:val="en-GB"/>
        </w:rPr>
        <w:t>. There is no significance attached to the value of this number.</w:t>
      </w:r>
    </w:p>
    <w:p w14:paraId="6A8114D4" w14:textId="12107799" w:rsidR="00965DB6" w:rsidRPr="00965DB6" w:rsidRDefault="00965DB6" w:rsidP="008A6CD6">
      <w:pPr>
        <w:pStyle w:val="ListParagraph"/>
        <w:numPr>
          <w:ilvl w:val="0"/>
          <w:numId w:val="109"/>
        </w:numPr>
        <w:tabs>
          <w:tab w:val="left" w:pos="1701"/>
        </w:tabs>
        <w:spacing w:line="240" w:lineRule="auto"/>
        <w:rPr>
          <w:lang w:val="en-GB"/>
        </w:rPr>
      </w:pPr>
      <w:r w:rsidRPr="00965DB6">
        <w:rPr>
          <w:lang w:val="en-GB"/>
        </w:rPr>
        <w:t>A modified check will generally retain the same &lt;checkNumber&gt; as their predecessor.</w:t>
      </w:r>
    </w:p>
    <w:p w14:paraId="1C540D81" w14:textId="233709ED" w:rsidR="001E26A1" w:rsidRPr="00965DB6" w:rsidRDefault="0000217C" w:rsidP="008A6CD6">
      <w:pPr>
        <w:pStyle w:val="ListParagraph"/>
        <w:numPr>
          <w:ilvl w:val="0"/>
          <w:numId w:val="109"/>
        </w:numPr>
        <w:tabs>
          <w:tab w:val="left" w:pos="1701"/>
        </w:tabs>
        <w:spacing w:line="240" w:lineRule="auto"/>
        <w:rPr>
          <w:lang w:val="en-GB"/>
        </w:rPr>
      </w:pPr>
      <w:r w:rsidRPr="00965DB6">
        <w:rPr>
          <w:lang w:val="en-GB"/>
        </w:rPr>
        <w:t>If a check is deleted, its number is not reused for later different checks, but may be re-introduced if the original check is revived either with or without modification.</w:t>
      </w:r>
    </w:p>
    <w:p w14:paraId="4813D83A" w14:textId="68C7C658" w:rsidR="0000217C" w:rsidRPr="00965DB6" w:rsidRDefault="0000217C" w:rsidP="008A6CD6">
      <w:pPr>
        <w:pStyle w:val="ListParagraph"/>
        <w:numPr>
          <w:ilvl w:val="0"/>
          <w:numId w:val="109"/>
        </w:numPr>
        <w:tabs>
          <w:tab w:val="left" w:pos="1701"/>
        </w:tabs>
        <w:spacing w:line="240" w:lineRule="auto"/>
        <w:rPr>
          <w:lang w:val="en-GB"/>
        </w:rPr>
      </w:pPr>
      <w:r w:rsidRPr="00965DB6">
        <w:rPr>
          <w:lang w:val="en-GB"/>
        </w:rPr>
        <w:t>&lt;optionalAlphaSuffix&gt; is an optional single</w:t>
      </w:r>
      <w:r w:rsidR="0013784E">
        <w:rPr>
          <w:lang w:val="en-GB"/>
        </w:rPr>
        <w:t xml:space="preserve"> lower case </w:t>
      </w:r>
      <w:r w:rsidRPr="00965DB6">
        <w:rPr>
          <w:lang w:val="en-GB"/>
        </w:rPr>
        <w:t xml:space="preserve">alphabetic </w:t>
      </w:r>
      <w:r w:rsidR="0013784E">
        <w:rPr>
          <w:lang w:val="en-GB"/>
        </w:rPr>
        <w:t xml:space="preserve">letter </w:t>
      </w:r>
      <w:r w:rsidRPr="00965DB6">
        <w:rPr>
          <w:lang w:val="en-GB"/>
        </w:rPr>
        <w:t>suffix in the range a-z. It is used only when a check is split into two or more checks.</w:t>
      </w:r>
    </w:p>
    <w:p w14:paraId="4B8943EF" w14:textId="447EDBE6" w:rsidR="001E26A1" w:rsidRDefault="0000217C" w:rsidP="00D76F20">
      <w:pPr>
        <w:tabs>
          <w:tab w:val="left" w:pos="1701"/>
        </w:tabs>
        <w:spacing w:line="240" w:lineRule="auto"/>
        <w:rPr>
          <w:lang w:val="en-GB"/>
        </w:rPr>
      </w:pPr>
      <w:r>
        <w:rPr>
          <w:lang w:val="en-GB"/>
        </w:rPr>
        <w:t>EXAMPLES: 100</w:t>
      </w:r>
      <w:r w:rsidR="00965DB6">
        <w:rPr>
          <w:lang w:val="en-GB"/>
        </w:rPr>
        <w:t>_1002, 100_2036a, 100_2036b.</w:t>
      </w:r>
    </w:p>
    <w:p w14:paraId="78966662" w14:textId="2861DA6B" w:rsidR="00EB53B8" w:rsidRDefault="00EB53B8" w:rsidP="008A6CD6">
      <w:pPr>
        <w:pStyle w:val="Heading2"/>
        <w:rPr>
          <w:lang w:val="en-GB"/>
        </w:rPr>
      </w:pPr>
      <w:bookmarkStart w:id="199" w:name="_Toc191317457"/>
      <w:r>
        <w:rPr>
          <w:lang w:val="en-GB"/>
        </w:rPr>
        <w:t>Check</w:t>
      </w:r>
      <w:ins w:id="200" w:author="Raphael Malyankar" w:date="2026-10-18T03:58:00Z" w16du:dateUtc="2026-10-18T10:58:00Z">
        <w:r w:rsidR="00870A4B">
          <w:rPr>
            <w:lang w:val="en-GB"/>
          </w:rPr>
          <w:t xml:space="preserve"> Collections</w:t>
        </w:r>
      </w:ins>
      <w:del w:id="201" w:author="Raphael Malyankar" w:date="2026-10-18T03:58:00Z" w16du:dateUtc="2026-10-18T10:58:00Z">
        <w:r w:rsidDel="00870A4B">
          <w:rPr>
            <w:lang w:val="en-GB"/>
          </w:rPr>
          <w:delText xml:space="preserve">s </w:delText>
        </w:r>
        <w:r w:rsidR="000A22C3" w:rsidDel="00870A4B">
          <w:rPr>
            <w:lang w:val="en-GB"/>
          </w:rPr>
          <w:delText>for</w:delText>
        </w:r>
        <w:r w:rsidDel="00870A4B">
          <w:rPr>
            <w:lang w:val="en-GB"/>
          </w:rPr>
          <w:delText xml:space="preserve"> datasets and exchange sets</w:delText>
        </w:r>
        <w:r w:rsidR="000A22C3" w:rsidDel="00870A4B">
          <w:rPr>
            <w:lang w:val="en-GB"/>
          </w:rPr>
          <w:delText xml:space="preserve"> versus checks for specifications</w:delText>
        </w:r>
      </w:del>
      <w:bookmarkEnd w:id="199"/>
      <w:r w:rsidR="000A22C3">
        <w:rPr>
          <w:lang w:val="en-GB"/>
        </w:rPr>
        <w:t xml:space="preserve"> </w:t>
      </w:r>
    </w:p>
    <w:p w14:paraId="055C6252" w14:textId="6D013AB9" w:rsidR="00EB53B8" w:rsidRDefault="00EB53B8" w:rsidP="00D76F20">
      <w:pPr>
        <w:tabs>
          <w:tab w:val="left" w:pos="1701"/>
        </w:tabs>
        <w:spacing w:line="240" w:lineRule="auto"/>
        <w:rPr>
          <w:lang w:val="en-GB"/>
        </w:rPr>
      </w:pPr>
      <w:r>
        <w:rPr>
          <w:lang w:val="en-GB"/>
        </w:rPr>
        <w:t xml:space="preserve">The S-100 list of checks </w:t>
      </w:r>
      <w:ins w:id="202" w:author="Raphael Malyankar" w:date="2026-08-15T21:45:00Z" w16du:dateUtc="2026-08-16T04:45:00Z">
        <w:r w:rsidR="00DF00FF">
          <w:rPr>
            <w:lang w:val="en-GB"/>
          </w:rPr>
          <w:t xml:space="preserve">in Edition 2.0.0 </w:t>
        </w:r>
      </w:ins>
      <w:del w:id="203" w:author="Raphael Malyankar" w:date="2026-08-15T21:43:00Z" w16du:dateUtc="2026-08-16T04:43:00Z">
        <w:r w:rsidDel="00DF00FF">
          <w:rPr>
            <w:lang w:val="en-GB"/>
          </w:rPr>
          <w:delText>is split into two</w:delText>
        </w:r>
      </w:del>
      <w:ins w:id="204" w:author="Raphael Malyankar" w:date="2026-08-15T21:43:00Z" w16du:dateUtc="2026-08-16T04:43:00Z">
        <w:r w:rsidR="00DF00FF">
          <w:rPr>
            <w:lang w:val="en-GB"/>
          </w:rPr>
          <w:t xml:space="preserve">consists of </w:t>
        </w:r>
      </w:ins>
      <w:ins w:id="205" w:author="Raphael Malyankar" w:date="2026-10-18T03:54:00Z" w16du:dateUtc="2026-10-18T10:54:00Z">
        <w:r w:rsidR="001209A6">
          <w:rPr>
            <w:lang w:val="en-GB"/>
          </w:rPr>
          <w:t>two</w:t>
        </w:r>
      </w:ins>
      <w:r>
        <w:rPr>
          <w:lang w:val="en-GB"/>
        </w:rPr>
        <w:t xml:space="preserve"> </w:t>
      </w:r>
      <w:r w:rsidR="008111D9">
        <w:rPr>
          <w:lang w:val="en-GB"/>
        </w:rPr>
        <w:t>collection</w:t>
      </w:r>
      <w:ins w:id="206" w:author="Raphael Malyankar" w:date="2026-10-18T03:54:00Z" w16du:dateUtc="2026-10-18T10:54:00Z">
        <w:r w:rsidR="001209A6">
          <w:rPr>
            <w:lang w:val="en-GB"/>
          </w:rPr>
          <w:t>s</w:t>
        </w:r>
      </w:ins>
      <w:del w:id="207" w:author="Raphael Malyankar" w:date="2026-08-15T21:43:00Z" w16du:dateUtc="2026-08-16T04:43:00Z">
        <w:r w:rsidR="008111D9" w:rsidDel="00DF00FF">
          <w:rPr>
            <w:lang w:val="en-GB"/>
          </w:rPr>
          <w:delText>s</w:delText>
        </w:r>
      </w:del>
      <w:r>
        <w:rPr>
          <w:lang w:val="en-GB"/>
        </w:rPr>
        <w:t>:</w:t>
      </w:r>
    </w:p>
    <w:p w14:paraId="6D89BBC5" w14:textId="44175D5C" w:rsidR="000A22C3" w:rsidRDefault="008111D9" w:rsidP="00D76F20">
      <w:pPr>
        <w:tabs>
          <w:tab w:val="left" w:pos="1701"/>
        </w:tabs>
        <w:spacing w:line="240" w:lineRule="auto"/>
        <w:rPr>
          <w:lang w:val="en-GB"/>
        </w:rPr>
      </w:pPr>
      <w:r>
        <w:rPr>
          <w:b/>
          <w:bCs/>
          <w:lang w:val="en-GB"/>
        </w:rPr>
        <w:t>Collection</w:t>
      </w:r>
      <w:r w:rsidR="00EB53B8" w:rsidRPr="000A22C3">
        <w:rPr>
          <w:b/>
          <w:bCs/>
          <w:lang w:val="en-GB"/>
        </w:rPr>
        <w:t xml:space="preserve"> A</w:t>
      </w:r>
      <w:r w:rsidR="00EB53B8">
        <w:rPr>
          <w:lang w:val="en-GB"/>
        </w:rPr>
        <w:t xml:space="preserve"> checks apply directly to datasets and exchange sets, in that they are expected to be implemented by software that takes one or more datasets or exchange sets as input and tests conformance of the dataset(s) or exchange set(s) to each relevant check (allowing for omission of irrelevant checks such as checks for a different data format).</w:t>
      </w:r>
      <w:r w:rsidR="000A22C3">
        <w:rPr>
          <w:lang w:val="en-GB"/>
        </w:rPr>
        <w:t xml:space="preserve"> They will normally be applied whenever it is necessary to verify conformance of the dataset, exchange catalogue, or exchange set to S-100 requirements for the structure, content, and format of datasets, exchange catalogues, and exchange sets.</w:t>
      </w:r>
      <w:r w:rsidR="00010419">
        <w:rPr>
          <w:lang w:val="en-GB"/>
        </w:rPr>
        <w:t xml:space="preserve"> Checks in this collection </w:t>
      </w:r>
      <w:r w:rsidR="00010419" w:rsidRPr="008A6CD6">
        <w:rPr>
          <w:u w:val="single"/>
          <w:lang w:val="en-GB"/>
        </w:rPr>
        <w:t>are</w:t>
      </w:r>
      <w:r w:rsidR="00010419">
        <w:rPr>
          <w:lang w:val="en-GB"/>
        </w:rPr>
        <w:t xml:space="preserve"> expected to be implemented in validation software for </w:t>
      </w:r>
      <w:bookmarkStart w:id="208" w:name="_Hlk183972998"/>
      <w:r w:rsidR="00010419">
        <w:rPr>
          <w:lang w:val="en-GB"/>
        </w:rPr>
        <w:t>datasets, exchange sets, and exchange catalogues</w:t>
      </w:r>
      <w:bookmarkEnd w:id="208"/>
      <w:r w:rsidR="00010419">
        <w:rPr>
          <w:lang w:val="en-GB"/>
        </w:rPr>
        <w:t>.</w:t>
      </w:r>
    </w:p>
    <w:p w14:paraId="6B3525AF" w14:textId="7E247921" w:rsidR="00EB53B8" w:rsidRDefault="00DF00FF" w:rsidP="00D76F20">
      <w:pPr>
        <w:tabs>
          <w:tab w:val="left" w:pos="1701"/>
        </w:tabs>
        <w:spacing w:line="240" w:lineRule="auto"/>
        <w:rPr>
          <w:ins w:id="209" w:author="Raphael Malyankar" w:date="2026-10-18T03:54:00Z" w16du:dateUtc="2026-10-18T10:54:00Z"/>
          <w:lang w:val="en-GB"/>
        </w:rPr>
      </w:pPr>
      <w:ins w:id="210" w:author="Raphael Malyankar" w:date="2026-08-15T21:44:00Z" w16du:dateUtc="2026-08-16T04:44:00Z">
        <w:r w:rsidRPr="00DF00FF">
          <w:rPr>
            <w:lang w:val="en-GB"/>
          </w:rPr>
          <w:t>The</w:t>
        </w:r>
        <w:r>
          <w:rPr>
            <w:b/>
            <w:bCs/>
            <w:lang w:val="en-GB"/>
          </w:rPr>
          <w:t xml:space="preserve"> </w:t>
        </w:r>
      </w:ins>
      <w:r w:rsidR="008111D9">
        <w:rPr>
          <w:b/>
          <w:bCs/>
          <w:lang w:val="en-GB"/>
        </w:rPr>
        <w:t>Collection</w:t>
      </w:r>
      <w:r w:rsidR="00EB53B8" w:rsidRPr="000A22C3">
        <w:rPr>
          <w:b/>
          <w:bCs/>
          <w:lang w:val="en-GB"/>
        </w:rPr>
        <w:t xml:space="preserve"> B</w:t>
      </w:r>
      <w:r w:rsidR="00EB53B8">
        <w:rPr>
          <w:lang w:val="en-GB"/>
        </w:rPr>
        <w:t xml:space="preserve"> checks </w:t>
      </w:r>
      <w:del w:id="211" w:author="Raphael Malyankar" w:date="2026-08-15T21:44:00Z" w16du:dateUtc="2026-08-16T04:44:00Z">
        <w:r w:rsidR="00EB53B8" w:rsidDel="00DF00FF">
          <w:rPr>
            <w:lang w:val="en-GB"/>
          </w:rPr>
          <w:delText>are not directly applied to datasets or exchange sets, but are checklist items relevant for Product Specifications and related artefacts such as XML Feature Catalogues</w:delText>
        </w:r>
        <w:r w:rsidR="000A22C3" w:rsidDel="00DF00FF">
          <w:rPr>
            <w:lang w:val="en-GB"/>
          </w:rPr>
          <w:delText>. They will normally be used by Product Specification developers in the process of preparing a Product Specification, Feature and Portrayal Catalogues, and GML schemas.</w:delText>
        </w:r>
        <w:r w:rsidR="00010419" w:rsidDel="00DF00FF">
          <w:rPr>
            <w:lang w:val="en-GB"/>
          </w:rPr>
          <w:delText xml:space="preserve"> Checks in this collection </w:delText>
        </w:r>
        <w:r w:rsidR="00010419" w:rsidRPr="008A6CD6" w:rsidDel="00DF00FF">
          <w:rPr>
            <w:u w:val="single"/>
            <w:lang w:val="en-GB"/>
          </w:rPr>
          <w:delText>are not</w:delText>
        </w:r>
        <w:r w:rsidR="00010419" w:rsidDel="00DF00FF">
          <w:rPr>
            <w:lang w:val="en-GB"/>
          </w:rPr>
          <w:delText xml:space="preserve"> expected to be implemented in validation software for </w:delText>
        </w:r>
        <w:r w:rsidR="00010419" w:rsidRPr="00010419" w:rsidDel="00DF00FF">
          <w:rPr>
            <w:lang w:val="en-GB"/>
          </w:rPr>
          <w:delText>datasets, exchange sets, and exchange catalogues</w:delText>
        </w:r>
      </w:del>
      <w:ins w:id="212" w:author="Raphael Malyankar" w:date="2026-08-15T21:44:00Z" w16du:dateUtc="2026-08-16T04:44:00Z">
        <w:r>
          <w:rPr>
            <w:lang w:val="en-GB"/>
          </w:rPr>
          <w:t xml:space="preserve">in Edition 1.0.0 </w:t>
        </w:r>
      </w:ins>
      <w:ins w:id="213" w:author="Raphael Malyankar" w:date="2026-10-18T03:59:00Z" w16du:dateUtc="2026-10-18T10:59:00Z">
        <w:r w:rsidR="00870A4B">
          <w:rPr>
            <w:lang w:val="en-GB"/>
          </w:rPr>
          <w:t xml:space="preserve">(checks for product specifications rather than datasets or exchange sets) </w:t>
        </w:r>
      </w:ins>
      <w:ins w:id="214" w:author="Raphael Malyankar" w:date="2026-08-15T21:44:00Z" w16du:dateUtc="2026-08-16T04:44:00Z">
        <w:r>
          <w:rPr>
            <w:lang w:val="en-GB"/>
          </w:rPr>
          <w:t>have been removed from this edition</w:t>
        </w:r>
      </w:ins>
      <w:r w:rsidR="00010419">
        <w:rPr>
          <w:lang w:val="en-GB"/>
        </w:rPr>
        <w:t>.</w:t>
      </w:r>
    </w:p>
    <w:p w14:paraId="67BBDB8B" w14:textId="41CD2000" w:rsidR="00870A4B" w:rsidRPr="00870A4B" w:rsidRDefault="00870A4B" w:rsidP="00870A4B">
      <w:pPr>
        <w:tabs>
          <w:tab w:val="left" w:pos="1701"/>
        </w:tabs>
        <w:spacing w:line="240" w:lineRule="auto"/>
        <w:rPr>
          <w:ins w:id="215" w:author="Raphael Malyankar" w:date="2026-10-18T03:55:00Z" w16du:dateUtc="2026-10-18T10:55:00Z"/>
          <w:lang w:val="en-GB"/>
        </w:rPr>
      </w:pPr>
      <w:ins w:id="216" w:author="Raphael Malyankar" w:date="2026-10-18T04:01:00Z" w16du:dateUtc="2026-10-18T11:01:00Z">
        <w:r w:rsidRPr="00A204CA">
          <w:rPr>
            <w:lang w:val="en-GB"/>
          </w:rPr>
          <w:t xml:space="preserve">The </w:t>
        </w:r>
        <w:r w:rsidRPr="00A204CA">
          <w:rPr>
            <w:b/>
            <w:bCs/>
            <w:lang w:val="en-GB"/>
          </w:rPr>
          <w:t>Collection C</w:t>
        </w:r>
        <w:r w:rsidRPr="00A204CA">
          <w:rPr>
            <w:lang w:val="en-GB"/>
          </w:rPr>
          <w:t xml:space="preserve"> cate</w:t>
        </w:r>
      </w:ins>
      <w:ins w:id="217" w:author="Raphael Malyankar" w:date="2026-10-18T04:11:00Z" w16du:dateUtc="2026-10-18T11:11:00Z">
        <w:r w:rsidR="00A204CA">
          <w:rPr>
            <w:lang w:val="en-GB"/>
          </w:rPr>
          <w:t>go</w:t>
        </w:r>
      </w:ins>
      <w:ins w:id="218" w:author="Raphael Malyankar" w:date="2026-10-18T04:01:00Z" w16du:dateUtc="2026-10-18T11:01:00Z">
        <w:r w:rsidRPr="00A204CA">
          <w:rPr>
            <w:lang w:val="en-GB"/>
          </w:rPr>
          <w:t>ry is introduced in Edition 2.0.0 of S-158:100.</w:t>
        </w:r>
        <w:r>
          <w:rPr>
            <w:b/>
            <w:bCs/>
            <w:lang w:val="en-GB"/>
          </w:rPr>
          <w:t xml:space="preserve"> </w:t>
        </w:r>
      </w:ins>
      <w:ins w:id="219" w:author="Raphael Malyankar" w:date="2026-10-18T03:54:00Z" w16du:dateUtc="2026-10-18T10:54:00Z">
        <w:r w:rsidR="001209A6" w:rsidRPr="00870A4B">
          <w:rPr>
            <w:b/>
            <w:bCs/>
            <w:lang w:val="en-GB"/>
          </w:rPr>
          <w:t>Collection C</w:t>
        </w:r>
        <w:r w:rsidR="001209A6">
          <w:rPr>
            <w:lang w:val="en-GB"/>
          </w:rPr>
          <w:t xml:space="preserve"> checks are </w:t>
        </w:r>
      </w:ins>
      <w:ins w:id="220" w:author="Raphael Malyankar" w:date="2026-10-18T03:56:00Z" w16du:dateUtc="2026-10-18T10:56:00Z">
        <w:r>
          <w:rPr>
            <w:lang w:val="en-GB"/>
          </w:rPr>
          <w:t>checks</w:t>
        </w:r>
      </w:ins>
      <w:ins w:id="221" w:author="Raphael Malyankar" w:date="2026-10-18T04:00:00Z" w16du:dateUtc="2026-10-18T11:00:00Z">
        <w:r>
          <w:rPr>
            <w:lang w:val="en-GB"/>
          </w:rPr>
          <w:t xml:space="preserve"> </w:t>
        </w:r>
      </w:ins>
      <w:ins w:id="222" w:author="Raphael Malyankar" w:date="2026-10-18T03:55:00Z" w16du:dateUtc="2026-10-18T10:55:00Z">
        <w:r w:rsidRPr="00870A4B">
          <w:rPr>
            <w:lang w:val="en-GB"/>
          </w:rPr>
          <w:t>which cannot be implemented in the traditional way, that is, by purely software processing of the subject</w:t>
        </w:r>
      </w:ins>
      <w:ins w:id="223" w:author="Raphael Malyankar" w:date="2026-10-18T03:56:00Z" w16du:dateUtc="2026-10-18T10:56:00Z">
        <w:r>
          <w:rPr>
            <w:lang w:val="en-GB"/>
          </w:rPr>
          <w:t xml:space="preserve"> (</w:t>
        </w:r>
      </w:ins>
      <w:ins w:id="224" w:author="Raphael Malyankar" w:date="2026-10-18T03:55:00Z" w16du:dateUtc="2026-10-18T10:55:00Z">
        <w:r w:rsidRPr="00870A4B">
          <w:rPr>
            <w:lang w:val="en-GB"/>
          </w:rPr>
          <w:t>dataset, support file, or exchange set</w:t>
        </w:r>
      </w:ins>
      <w:ins w:id="225" w:author="Raphael Malyankar" w:date="2026-10-18T03:56:00Z" w16du:dateUtc="2026-10-18T10:56:00Z">
        <w:r>
          <w:rPr>
            <w:lang w:val="en-GB"/>
          </w:rPr>
          <w:t>)</w:t>
        </w:r>
      </w:ins>
      <w:ins w:id="226" w:author="Raphael Malyankar" w:date="2026-10-18T03:55:00Z" w16du:dateUtc="2026-10-18T10:55:00Z">
        <w:r w:rsidRPr="00870A4B">
          <w:rPr>
            <w:lang w:val="en-GB"/>
          </w:rPr>
          <w:t>. Such checks include:</w:t>
        </w:r>
      </w:ins>
    </w:p>
    <w:p w14:paraId="2CE25131" w14:textId="136E1EC5" w:rsidR="00870A4B" w:rsidRPr="00870A4B" w:rsidRDefault="00870A4B" w:rsidP="00870A4B">
      <w:pPr>
        <w:pStyle w:val="ListParagraph"/>
        <w:numPr>
          <w:ilvl w:val="0"/>
          <w:numId w:val="113"/>
        </w:numPr>
        <w:tabs>
          <w:tab w:val="left" w:pos="1701"/>
        </w:tabs>
        <w:spacing w:line="240" w:lineRule="auto"/>
        <w:rPr>
          <w:ins w:id="227" w:author="Raphael Malyankar" w:date="2026-10-18T03:55:00Z" w16du:dateUtc="2026-10-18T10:55:00Z"/>
          <w:lang w:val="en-GB"/>
        </w:rPr>
      </w:pPr>
      <w:ins w:id="228" w:author="Raphael Malyankar" w:date="2026-10-18T03:56:00Z" w16du:dateUtc="2026-10-18T10:56:00Z">
        <w:r w:rsidRPr="00870A4B">
          <w:rPr>
            <w:lang w:val="en-GB"/>
          </w:rPr>
          <w:t>C</w:t>
        </w:r>
      </w:ins>
      <w:ins w:id="229" w:author="Raphael Malyankar" w:date="2026-10-18T03:55:00Z" w16du:dateUtc="2026-10-18T10:55:00Z">
        <w:r w:rsidRPr="00870A4B">
          <w:rPr>
            <w:lang w:val="en-GB"/>
          </w:rPr>
          <w:t>hecks which require external information, e.g., tracking previously issued updates</w:t>
        </w:r>
      </w:ins>
      <w:ins w:id="230" w:author="Raphael Malyankar" w:date="2026-10-18T03:56:00Z" w16du:dateUtc="2026-10-18T10:56:00Z">
        <w:r w:rsidRPr="00870A4B">
          <w:rPr>
            <w:lang w:val="en-GB"/>
          </w:rPr>
          <w:t>.</w:t>
        </w:r>
      </w:ins>
    </w:p>
    <w:p w14:paraId="111F0699" w14:textId="22BFCF7F" w:rsidR="001209A6" w:rsidRPr="00870A4B" w:rsidRDefault="00870A4B" w:rsidP="00870A4B">
      <w:pPr>
        <w:pStyle w:val="ListParagraph"/>
        <w:numPr>
          <w:ilvl w:val="0"/>
          <w:numId w:val="113"/>
        </w:numPr>
        <w:tabs>
          <w:tab w:val="left" w:pos="1701"/>
        </w:tabs>
        <w:spacing w:line="240" w:lineRule="auto"/>
        <w:rPr>
          <w:ins w:id="231" w:author="Raphael Malyankar" w:date="2026-10-18T03:56:00Z" w16du:dateUtc="2026-10-18T10:56:00Z"/>
          <w:lang w:val="en-GB"/>
        </w:rPr>
      </w:pPr>
      <w:ins w:id="232" w:author="Raphael Malyankar" w:date="2026-10-18T03:56:00Z" w16du:dateUtc="2026-10-18T10:56:00Z">
        <w:r w:rsidRPr="00870A4B">
          <w:rPr>
            <w:lang w:val="en-GB"/>
          </w:rPr>
          <w:t>C</w:t>
        </w:r>
      </w:ins>
      <w:ins w:id="233" w:author="Raphael Malyankar" w:date="2026-10-18T03:55:00Z" w16du:dateUtc="2026-10-18T10:55:00Z">
        <w:r w:rsidRPr="00870A4B">
          <w:rPr>
            <w:lang w:val="en-GB"/>
          </w:rPr>
          <w:t>hecks which require visual inspection or other non-software based means of testing, either in full or part</w:t>
        </w:r>
      </w:ins>
      <w:ins w:id="234" w:author="Raphael Malyankar" w:date="2026-10-18T03:56:00Z" w16du:dateUtc="2026-10-18T10:56:00Z">
        <w:r w:rsidRPr="00870A4B">
          <w:rPr>
            <w:lang w:val="en-GB"/>
          </w:rPr>
          <w:t>.</w:t>
        </w:r>
      </w:ins>
    </w:p>
    <w:p w14:paraId="66449040" w14:textId="61656145" w:rsidR="00870A4B" w:rsidRDefault="0087314B" w:rsidP="00870A4B">
      <w:pPr>
        <w:tabs>
          <w:tab w:val="left" w:pos="1701"/>
        </w:tabs>
        <w:spacing w:line="240" w:lineRule="auto"/>
        <w:rPr>
          <w:ins w:id="235" w:author="Raphael Malyankar" w:date="2026-10-18T04:12:00Z" w16du:dateUtc="2026-10-18T11:12:00Z"/>
          <w:lang w:val="en-GB"/>
        </w:rPr>
      </w:pPr>
      <w:ins w:id="236" w:author="Raphael Malyankar" w:date="2026-10-18T04:07:00Z" w16du:dateUtc="2026-10-18T11:07:00Z">
        <w:r>
          <w:rPr>
            <w:lang w:val="en-GB"/>
          </w:rPr>
          <w:t>Developers of v</w:t>
        </w:r>
      </w:ins>
      <w:ins w:id="237" w:author="Raphael Malyankar" w:date="2026-10-18T04:02:00Z" w16du:dateUtc="2026-10-18T11:02:00Z">
        <w:r w:rsidR="002A108F">
          <w:rPr>
            <w:lang w:val="en-GB"/>
          </w:rPr>
          <w:t xml:space="preserve">alidation software </w:t>
        </w:r>
      </w:ins>
      <w:ins w:id="238" w:author="Raphael Malyankar" w:date="2026-10-18T04:07:00Z" w16du:dateUtc="2026-10-18T11:07:00Z">
        <w:r>
          <w:rPr>
            <w:lang w:val="en-GB"/>
          </w:rPr>
          <w:t>are</w:t>
        </w:r>
      </w:ins>
      <w:ins w:id="239" w:author="Raphael Malyankar" w:date="2026-10-18T04:03:00Z" w16du:dateUtc="2026-10-18T11:03:00Z">
        <w:r w:rsidR="002A108F">
          <w:rPr>
            <w:lang w:val="en-GB"/>
          </w:rPr>
          <w:t xml:space="preserve"> not required to i</w:t>
        </w:r>
      </w:ins>
      <w:ins w:id="240" w:author="Raphael Malyankar" w:date="2026-10-18T04:04:00Z" w16du:dateUtc="2026-10-18T11:04:00Z">
        <w:r w:rsidR="002A108F">
          <w:rPr>
            <w:lang w:val="en-GB"/>
          </w:rPr>
          <w:t>mplement Collection C check</w:t>
        </w:r>
      </w:ins>
      <w:ins w:id="241" w:author="Raphael Malyankar" w:date="2026-10-18T04:05:00Z" w16du:dateUtc="2026-10-18T11:05:00Z">
        <w:r>
          <w:rPr>
            <w:lang w:val="en-GB"/>
          </w:rPr>
          <w:t>s</w:t>
        </w:r>
      </w:ins>
      <w:ins w:id="242" w:author="Raphael Malyankar" w:date="2026-10-18T04:07:00Z" w16du:dateUtc="2026-10-18T11:07:00Z">
        <w:r>
          <w:rPr>
            <w:lang w:val="en-GB"/>
          </w:rPr>
          <w:t xml:space="preserve"> (but may implement a subset at developer discretion)</w:t>
        </w:r>
      </w:ins>
      <w:ins w:id="243" w:author="Raphael Malyankar" w:date="2026-10-18T04:04:00Z" w16du:dateUtc="2026-10-18T11:04:00Z">
        <w:r w:rsidR="002A108F">
          <w:rPr>
            <w:lang w:val="en-GB"/>
          </w:rPr>
          <w:t xml:space="preserve">. If implemented, </w:t>
        </w:r>
      </w:ins>
      <w:ins w:id="244" w:author="Raphael Malyankar" w:date="2026-10-18T04:07:00Z" w16du:dateUtc="2026-10-18T11:07:00Z">
        <w:r>
          <w:rPr>
            <w:lang w:val="en-GB"/>
          </w:rPr>
          <w:t>the softw</w:t>
        </w:r>
      </w:ins>
      <w:ins w:id="245" w:author="Raphael Malyankar" w:date="2026-10-18T04:08:00Z" w16du:dateUtc="2026-10-18T11:08:00Z">
        <w:r>
          <w:rPr>
            <w:lang w:val="en-GB"/>
          </w:rPr>
          <w:t>are</w:t>
        </w:r>
      </w:ins>
      <w:ins w:id="246" w:author="Raphael Malyankar" w:date="2026-10-18T04:04:00Z" w16du:dateUtc="2026-10-18T11:04:00Z">
        <w:r w:rsidR="002A108F">
          <w:rPr>
            <w:lang w:val="en-GB"/>
          </w:rPr>
          <w:t xml:space="preserve"> </w:t>
        </w:r>
      </w:ins>
      <w:ins w:id="247" w:author="Raphael Malyankar" w:date="2026-10-18T04:02:00Z" w16du:dateUtc="2026-10-18T11:02:00Z">
        <w:r w:rsidR="002A108F">
          <w:rPr>
            <w:lang w:val="en-GB"/>
          </w:rPr>
          <w:t>may</w:t>
        </w:r>
      </w:ins>
      <w:ins w:id="248" w:author="Raphael Malyankar" w:date="2026-10-18T04:03:00Z" w16du:dateUtc="2026-10-18T11:03:00Z">
        <w:r w:rsidR="002A108F">
          <w:rPr>
            <w:lang w:val="en-GB"/>
          </w:rPr>
          <w:t xml:space="preserve"> implement all, part, or none of a</w:t>
        </w:r>
      </w:ins>
      <w:ins w:id="249" w:author="Raphael Malyankar" w:date="2026-10-18T04:04:00Z" w16du:dateUtc="2026-10-18T11:04:00Z">
        <w:r w:rsidR="002A108F">
          <w:rPr>
            <w:lang w:val="en-GB"/>
          </w:rPr>
          <w:t xml:space="preserve"> particular check</w:t>
        </w:r>
      </w:ins>
      <w:ins w:id="250" w:author="Raphael Malyankar" w:date="2026-10-18T04:08:00Z" w16du:dateUtc="2026-10-18T11:08:00Z">
        <w:r>
          <w:rPr>
            <w:lang w:val="en-GB"/>
          </w:rPr>
          <w:t>, and may use heuristic or approximate methods which produce tentative results</w:t>
        </w:r>
      </w:ins>
      <w:ins w:id="251" w:author="Raphael Malyankar" w:date="2026-10-18T04:10:00Z" w16du:dateUtc="2026-10-18T11:10:00Z">
        <w:r w:rsidR="00A204CA">
          <w:rPr>
            <w:lang w:val="en-GB"/>
          </w:rPr>
          <w:t xml:space="preserve"> for any particular check</w:t>
        </w:r>
      </w:ins>
      <w:ins w:id="252" w:author="Raphael Malyankar" w:date="2026-10-18T04:08:00Z" w16du:dateUtc="2026-10-18T11:08:00Z">
        <w:r>
          <w:rPr>
            <w:lang w:val="en-GB"/>
          </w:rPr>
          <w:t xml:space="preserve">; if </w:t>
        </w:r>
      </w:ins>
      <w:ins w:id="253" w:author="Raphael Malyankar" w:date="2026-10-18T04:09:00Z" w16du:dateUtc="2026-10-18T11:09:00Z">
        <w:r>
          <w:rPr>
            <w:lang w:val="en-GB"/>
          </w:rPr>
          <w:t xml:space="preserve">this </w:t>
        </w:r>
        <w:r w:rsidR="00A204CA">
          <w:rPr>
            <w:lang w:val="en-GB"/>
          </w:rPr>
          <w:t xml:space="preserve">is </w:t>
        </w:r>
        <w:r>
          <w:rPr>
            <w:lang w:val="en-GB"/>
          </w:rPr>
          <w:t>done, the validation report must indicate that the result</w:t>
        </w:r>
      </w:ins>
      <w:ins w:id="254" w:author="Raphael Malyankar" w:date="2026-10-18T04:10:00Z" w16du:dateUtc="2026-10-18T11:10:00Z">
        <w:r w:rsidR="00A204CA">
          <w:rPr>
            <w:lang w:val="en-GB"/>
          </w:rPr>
          <w:t xml:space="preserve"> for that check</w:t>
        </w:r>
      </w:ins>
      <w:ins w:id="255" w:author="Raphael Malyankar" w:date="2026-10-18T04:09:00Z" w16du:dateUtc="2026-10-18T11:09:00Z">
        <w:r>
          <w:rPr>
            <w:lang w:val="en-GB"/>
          </w:rPr>
          <w:t xml:space="preserve"> is tentative</w:t>
        </w:r>
      </w:ins>
      <w:ins w:id="256" w:author="Raphael Malyankar" w:date="2026-10-18T04:08:00Z" w16du:dateUtc="2026-10-18T11:08:00Z">
        <w:r>
          <w:rPr>
            <w:lang w:val="en-GB"/>
          </w:rPr>
          <w:t>.</w:t>
        </w:r>
      </w:ins>
    </w:p>
    <w:p w14:paraId="5D52E422" w14:textId="54F129AD" w:rsidR="00A204CA" w:rsidRPr="00D76F20" w:rsidRDefault="00A204CA" w:rsidP="00870A4B">
      <w:pPr>
        <w:tabs>
          <w:tab w:val="left" w:pos="1701"/>
        </w:tabs>
        <w:spacing w:line="240" w:lineRule="auto"/>
        <w:rPr>
          <w:lang w:val="en-GB"/>
        </w:rPr>
      </w:pPr>
      <w:ins w:id="257" w:author="Raphael Malyankar" w:date="2026-10-18T04:12:00Z" w16du:dateUtc="2026-10-18T11:12:00Z">
        <w:r>
          <w:rPr>
            <w:lang w:val="en-GB"/>
          </w:rPr>
          <w:t>The S-100 Working Group also maintains a</w:t>
        </w:r>
      </w:ins>
      <w:ins w:id="258" w:author="Raphael Malyankar" w:date="2026-10-18T04:15:00Z" w16du:dateUtc="2026-10-18T11:15:00Z">
        <w:r>
          <w:rPr>
            <w:lang w:val="en-GB"/>
          </w:rPr>
          <w:t>n informal</w:t>
        </w:r>
      </w:ins>
      <w:ins w:id="259" w:author="Raphael Malyankar" w:date="2026-10-18T04:12:00Z" w16du:dateUtc="2026-10-18T11:12:00Z">
        <w:r>
          <w:rPr>
            <w:lang w:val="en-GB"/>
          </w:rPr>
          <w:t xml:space="preserve"> list of </w:t>
        </w:r>
      </w:ins>
      <w:ins w:id="260" w:author="Raphael Malyankar" w:date="2026-10-18T04:13:00Z" w16du:dateUtc="2026-10-18T11:13:00Z">
        <w:r w:rsidRPr="00A204CA">
          <w:rPr>
            <w:lang w:val="en-GB"/>
          </w:rPr>
          <w:t>checks which depend on concepts defined in individual Product Specifications but which are expected to be relevant to multiple Product Specifications</w:t>
        </w:r>
        <w:r>
          <w:rPr>
            <w:lang w:val="en-GB"/>
          </w:rPr>
          <w:t xml:space="preserve">. This list is intended </w:t>
        </w:r>
      </w:ins>
      <w:ins w:id="261" w:author="Raphael Malyankar" w:date="2026-10-18T04:15:00Z" w16du:dateUtc="2026-10-18T11:15:00Z">
        <w:r>
          <w:rPr>
            <w:lang w:val="en-GB"/>
          </w:rPr>
          <w:t>to help</w:t>
        </w:r>
      </w:ins>
      <w:ins w:id="262" w:author="Raphael Malyankar" w:date="2026-10-18T04:13:00Z" w16du:dateUtc="2026-10-18T11:13:00Z">
        <w:r>
          <w:rPr>
            <w:lang w:val="en-GB"/>
          </w:rPr>
          <w:t xml:space="preserve"> developers of S-158:1xx checks</w:t>
        </w:r>
      </w:ins>
      <w:ins w:id="263" w:author="Raphael Malyankar" w:date="2026-10-18T04:15:00Z" w16du:dateUtc="2026-10-18T11:15:00Z">
        <w:r>
          <w:rPr>
            <w:lang w:val="en-GB"/>
          </w:rPr>
          <w:t xml:space="preserve"> harmonize such product-specific</w:t>
        </w:r>
      </w:ins>
      <w:ins w:id="264" w:author="Raphael Malyankar" w:date="2026-10-18T04:16:00Z" w16du:dateUtc="2026-10-18T11:16:00Z">
        <w:r>
          <w:rPr>
            <w:lang w:val="en-GB"/>
          </w:rPr>
          <w:t xml:space="preserve"> checks</w:t>
        </w:r>
      </w:ins>
      <w:ins w:id="265" w:author="Raphael Malyankar" w:date="2026-10-18T04:14:00Z" w16du:dateUtc="2026-10-18T11:14:00Z">
        <w:r>
          <w:rPr>
            <w:lang w:val="en-GB"/>
          </w:rPr>
          <w:t>. Th</w:t>
        </w:r>
      </w:ins>
      <w:ins w:id="266" w:author="Raphael Malyankar" w:date="2026-10-18T04:16:00Z" w16du:dateUtc="2026-10-18T11:16:00Z">
        <w:r>
          <w:rPr>
            <w:lang w:val="en-GB"/>
          </w:rPr>
          <w:t>e</w:t>
        </w:r>
      </w:ins>
      <w:ins w:id="267" w:author="Raphael Malyankar" w:date="2026-10-18T04:14:00Z" w16du:dateUtc="2026-10-18T11:14:00Z">
        <w:r>
          <w:rPr>
            <w:lang w:val="en-GB"/>
          </w:rPr>
          <w:t xml:space="preserve"> list is </w:t>
        </w:r>
        <w:r w:rsidRPr="00CA3D0E">
          <w:rPr>
            <w:u w:val="single"/>
            <w:lang w:val="en-GB"/>
          </w:rPr>
          <w:t>not</w:t>
        </w:r>
        <w:r>
          <w:rPr>
            <w:lang w:val="en-GB"/>
          </w:rPr>
          <w:t xml:space="preserve"> part of S-158:100 and </w:t>
        </w:r>
      </w:ins>
      <w:ins w:id="268" w:author="Raphael Malyankar" w:date="2026-10-18T04:15:00Z" w16du:dateUtc="2026-10-18T11:15:00Z">
        <w:r>
          <w:rPr>
            <w:lang w:val="en-GB"/>
          </w:rPr>
          <w:t>will be</w:t>
        </w:r>
      </w:ins>
      <w:ins w:id="269" w:author="Raphael Malyankar" w:date="2026-10-18T04:16:00Z" w16du:dateUtc="2026-10-18T11:16:00Z">
        <w:r>
          <w:rPr>
            <w:lang w:val="en-GB"/>
          </w:rPr>
          <w:t xml:space="preserve"> maintained separately.</w:t>
        </w:r>
      </w:ins>
    </w:p>
    <w:p w14:paraId="192042B5" w14:textId="40B51F02" w:rsidR="00861E96" w:rsidRDefault="00861E96" w:rsidP="00611211">
      <w:pPr>
        <w:pStyle w:val="Heading1"/>
        <w:rPr>
          <w:lang w:val="en-GB"/>
        </w:rPr>
      </w:pPr>
      <w:bookmarkStart w:id="270" w:name="_Toc191317458"/>
      <w:r>
        <w:rPr>
          <w:lang w:val="en-GB"/>
        </w:rPr>
        <w:t xml:space="preserve">Check </w:t>
      </w:r>
      <w:r w:rsidR="000C0A8B">
        <w:rPr>
          <w:lang w:val="en-GB"/>
        </w:rPr>
        <w:t xml:space="preserve">Application </w:t>
      </w:r>
      <w:r>
        <w:rPr>
          <w:lang w:val="en-GB"/>
        </w:rPr>
        <w:t>Sequence</w:t>
      </w:r>
      <w:bookmarkEnd w:id="270"/>
    </w:p>
    <w:p w14:paraId="7BEBD3EA" w14:textId="7DCBFA79" w:rsidR="00773956" w:rsidRDefault="00773956" w:rsidP="00773956">
      <w:pPr>
        <w:pStyle w:val="Heading2"/>
        <w:rPr>
          <w:lang w:val="en-GB"/>
        </w:rPr>
      </w:pPr>
      <w:bookmarkStart w:id="271" w:name="_Toc191317459"/>
      <w:r>
        <w:rPr>
          <w:lang w:val="en-GB"/>
        </w:rPr>
        <w:t>Applicable subset</w:t>
      </w:r>
      <w:bookmarkEnd w:id="271"/>
    </w:p>
    <w:p w14:paraId="6FC2D129" w14:textId="723F1AA1" w:rsidR="00773956" w:rsidRDefault="00773956" w:rsidP="00D76F20">
      <w:pPr>
        <w:rPr>
          <w:lang w:val="en-GB"/>
        </w:rPr>
      </w:pPr>
      <w:r w:rsidRPr="00773956">
        <w:rPr>
          <w:lang w:val="en-GB"/>
        </w:rPr>
        <w:t xml:space="preserve">The S-100 standard defines </w:t>
      </w:r>
      <w:r w:rsidR="00772647">
        <w:rPr>
          <w:lang w:val="en-GB"/>
        </w:rPr>
        <w:t>alternative</w:t>
      </w:r>
      <w:r w:rsidRPr="00773956">
        <w:rPr>
          <w:lang w:val="en-GB"/>
        </w:rPr>
        <w:t xml:space="preserve"> frameworks for certain portions of Product Specifications, such as data formats</w:t>
      </w:r>
      <w:r w:rsidR="00772647">
        <w:rPr>
          <w:lang w:val="en-GB"/>
        </w:rPr>
        <w:t xml:space="preserve"> (Parts 10a/10b/10c)</w:t>
      </w:r>
      <w:r w:rsidRPr="00773956">
        <w:rPr>
          <w:lang w:val="en-GB"/>
        </w:rPr>
        <w:t>. Where a Product Specification makes a choice between alternate S-100 framework concepts, only the checks relating to the alternative selected by the Product Specification need be applied.</w:t>
      </w:r>
    </w:p>
    <w:p w14:paraId="53AC3C9F" w14:textId="1C9C5F50" w:rsidR="00773956" w:rsidRDefault="00773956" w:rsidP="00773956">
      <w:pPr>
        <w:pStyle w:val="Heading2"/>
        <w:rPr>
          <w:lang w:val="en-GB"/>
        </w:rPr>
      </w:pPr>
      <w:bookmarkStart w:id="272" w:name="_Toc191317460"/>
      <w:r>
        <w:rPr>
          <w:lang w:val="en-GB"/>
        </w:rPr>
        <w:t>Application sequence</w:t>
      </w:r>
      <w:bookmarkEnd w:id="272"/>
    </w:p>
    <w:p w14:paraId="7AF743AD" w14:textId="167FC02E"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r w:rsidR="00C92555">
        <w:rPr>
          <w:lang w:val="en-GB"/>
        </w:rPr>
        <w:t xml:space="preserve"> The order below is recommended, not mandatory.</w:t>
      </w:r>
    </w:p>
    <w:p w14:paraId="03C9E3F0" w14:textId="17C20489" w:rsidR="001B5F6E" w:rsidRDefault="001B5F6E" w:rsidP="001B5F6E">
      <w:pPr>
        <w:pStyle w:val="Caption"/>
        <w:keepNext/>
      </w:pPr>
      <w:r>
        <w:lastRenderedPageBreak/>
        <w:t xml:space="preserve">Table </w:t>
      </w:r>
      <w:r w:rsidR="003E0544">
        <w:fldChar w:fldCharType="begin"/>
      </w:r>
      <w:r w:rsidR="003E0544">
        <w:instrText xml:space="preserve"> STYLEREF 1 \s </w:instrText>
      </w:r>
      <w:r w:rsidR="003E0544">
        <w:fldChar w:fldCharType="separate"/>
      </w:r>
      <w:r w:rsidR="003E0544">
        <w:rPr>
          <w:noProof/>
        </w:rPr>
        <w:t>5</w:t>
      </w:r>
      <w:r w:rsidR="003E0544">
        <w:fldChar w:fldCharType="end"/>
      </w:r>
      <w:r w:rsidR="003E0544">
        <w:t>.</w:t>
      </w:r>
      <w:r w:rsidR="003E0544">
        <w:fldChar w:fldCharType="begin"/>
      </w:r>
      <w:r w:rsidR="003E0544">
        <w:instrText xml:space="preserve"> SEQ Table \* ARABIC \s 1 </w:instrText>
      </w:r>
      <w:r w:rsidR="003E0544">
        <w:fldChar w:fldCharType="separate"/>
      </w:r>
      <w:r w:rsidR="003E0544">
        <w:rPr>
          <w:noProof/>
        </w:rPr>
        <w:t>1</w:t>
      </w:r>
      <w:r w:rsidR="003E0544">
        <w:fldChar w:fldCharType="end"/>
      </w:r>
      <w:r>
        <w:t xml:space="preserve"> - </w:t>
      </w:r>
      <w:r w:rsidR="00750522">
        <w:t>Suggested</w:t>
      </w:r>
      <w:r>
        <w:t xml:space="preserve"> application order of </w:t>
      </w:r>
      <w:r w:rsidR="001E26A1">
        <w:t xml:space="preserve">Collection </w:t>
      </w:r>
      <w:r w:rsidR="008111D9">
        <w:t>A</w:t>
      </w:r>
      <w:r w:rsidR="001E26A1">
        <w:t xml:space="preserve"> </w:t>
      </w:r>
      <w:r>
        <w:t>validation checks</w:t>
      </w:r>
    </w:p>
    <w:tbl>
      <w:tblPr>
        <w:tblStyle w:val="TableGrid"/>
        <w:tblW w:w="7791" w:type="dxa"/>
        <w:tblLook w:val="04A0" w:firstRow="1" w:lastRow="0" w:firstColumn="1" w:lastColumn="0" w:noHBand="0" w:noVBand="1"/>
      </w:tblPr>
      <w:tblGrid>
        <w:gridCol w:w="825"/>
        <w:gridCol w:w="3490"/>
        <w:gridCol w:w="3476"/>
      </w:tblGrid>
      <w:tr w:rsidR="0011247B" w:rsidRPr="001B5F6E" w14:paraId="4DC82CC9" w14:textId="4A5E1D16" w:rsidTr="009D0DFB">
        <w:trPr>
          <w:cantSplit/>
          <w:tblHeader/>
        </w:trPr>
        <w:tc>
          <w:tcPr>
            <w:tcW w:w="0" w:type="auto"/>
            <w:shd w:val="clear" w:color="auto" w:fill="D9D9D9" w:themeFill="background1" w:themeFillShade="D9"/>
          </w:tcPr>
          <w:p w14:paraId="0EF7FBAE" w14:textId="77777777" w:rsidR="0011247B" w:rsidRPr="00E401E3" w:rsidRDefault="0011247B" w:rsidP="001B5F6E">
            <w:pPr>
              <w:spacing w:after="120" w:line="240" w:lineRule="auto"/>
              <w:rPr>
                <w:b/>
                <w:bCs/>
                <w:lang w:val="en-GB"/>
              </w:rPr>
            </w:pPr>
            <w:r w:rsidRPr="00E401E3">
              <w:rPr>
                <w:b/>
                <w:bCs/>
                <w:lang w:val="en-GB"/>
              </w:rPr>
              <w:t>Order</w:t>
            </w:r>
          </w:p>
        </w:tc>
        <w:tc>
          <w:tcPr>
            <w:tcW w:w="3490" w:type="dxa"/>
            <w:shd w:val="clear" w:color="auto" w:fill="D9D9D9" w:themeFill="background1" w:themeFillShade="D9"/>
          </w:tcPr>
          <w:p w14:paraId="5A7EEC05" w14:textId="77777777" w:rsidR="0011247B" w:rsidRPr="00E401E3" w:rsidRDefault="0011247B" w:rsidP="001B5F6E">
            <w:pPr>
              <w:spacing w:after="120" w:line="240" w:lineRule="auto"/>
              <w:rPr>
                <w:b/>
                <w:bCs/>
                <w:lang w:val="en-GB"/>
              </w:rPr>
            </w:pPr>
            <w:r w:rsidRPr="00E401E3">
              <w:rPr>
                <w:b/>
                <w:bCs/>
                <w:lang w:val="en-GB"/>
              </w:rPr>
              <w:t>Check Collection</w:t>
            </w:r>
          </w:p>
        </w:tc>
        <w:tc>
          <w:tcPr>
            <w:tcW w:w="3476" w:type="dxa"/>
            <w:shd w:val="clear" w:color="auto" w:fill="D9D9D9" w:themeFill="background1" w:themeFillShade="D9"/>
          </w:tcPr>
          <w:p w14:paraId="4BBB082A" w14:textId="2789B09D" w:rsidR="0011247B" w:rsidRPr="00E401E3" w:rsidRDefault="0011247B" w:rsidP="001B5F6E">
            <w:pPr>
              <w:spacing w:after="120" w:line="240" w:lineRule="auto"/>
              <w:rPr>
                <w:b/>
                <w:bCs/>
                <w:lang w:val="en-GB"/>
              </w:rPr>
            </w:pPr>
            <w:r w:rsidRPr="00E401E3">
              <w:rPr>
                <w:b/>
                <w:bCs/>
                <w:lang w:val="en-GB"/>
              </w:rPr>
              <w:t>Apply to</w:t>
            </w:r>
          </w:p>
        </w:tc>
      </w:tr>
      <w:tr w:rsidR="0011247B" w:rsidRPr="001B5F6E" w14:paraId="6D8C463B" w14:textId="591504B2" w:rsidTr="009D0DFB">
        <w:trPr>
          <w:cantSplit/>
        </w:trPr>
        <w:tc>
          <w:tcPr>
            <w:tcW w:w="0" w:type="auto"/>
          </w:tcPr>
          <w:p w14:paraId="136AF204" w14:textId="77777777" w:rsidR="0011247B" w:rsidRPr="001B5F6E" w:rsidRDefault="0011247B" w:rsidP="00D24C0B">
            <w:pPr>
              <w:spacing w:after="120" w:line="240" w:lineRule="auto"/>
              <w:rPr>
                <w:lang w:val="en-GB"/>
              </w:rPr>
            </w:pPr>
            <w:r w:rsidRPr="001B5F6E">
              <w:rPr>
                <w:lang w:val="en-GB"/>
              </w:rPr>
              <w:t>1</w:t>
            </w:r>
          </w:p>
        </w:tc>
        <w:tc>
          <w:tcPr>
            <w:tcW w:w="3490" w:type="dxa"/>
          </w:tcPr>
          <w:p w14:paraId="08D33283" w14:textId="3A2111CF" w:rsidR="0011247B" w:rsidRPr="001B5F6E" w:rsidRDefault="0011247B" w:rsidP="00336B36">
            <w:pPr>
              <w:spacing w:after="120" w:line="240" w:lineRule="auto"/>
              <w:jc w:val="left"/>
              <w:rPr>
                <w:lang w:val="en-GB"/>
              </w:rPr>
            </w:pPr>
            <w:r w:rsidRPr="001B5F6E">
              <w:rPr>
                <w:lang w:val="en-GB"/>
              </w:rPr>
              <w:t>S-100 generic checks for datasets</w:t>
            </w:r>
          </w:p>
        </w:tc>
        <w:tc>
          <w:tcPr>
            <w:tcW w:w="3476" w:type="dxa"/>
          </w:tcPr>
          <w:p w14:paraId="6A8FFC31" w14:textId="54CED64A" w:rsidR="0011247B" w:rsidRPr="001B5F6E" w:rsidRDefault="0011247B" w:rsidP="00336B36">
            <w:pPr>
              <w:spacing w:after="120" w:line="240" w:lineRule="auto"/>
              <w:jc w:val="left"/>
              <w:rPr>
                <w:lang w:val="en-GB"/>
              </w:rPr>
            </w:pPr>
            <w:r w:rsidRPr="001B5F6E">
              <w:rPr>
                <w:lang w:val="en-GB"/>
              </w:rPr>
              <w:t>Dataset</w:t>
            </w:r>
            <w:r>
              <w:rPr>
                <w:lang w:val="en-GB"/>
              </w:rPr>
              <w:t>, in isolation</w:t>
            </w:r>
          </w:p>
        </w:tc>
      </w:tr>
      <w:tr w:rsidR="0011247B" w:rsidRPr="001B5F6E" w14:paraId="47410484" w14:textId="77777777" w:rsidTr="009D0DFB">
        <w:trPr>
          <w:cantSplit/>
        </w:trPr>
        <w:tc>
          <w:tcPr>
            <w:tcW w:w="0" w:type="auto"/>
          </w:tcPr>
          <w:p w14:paraId="750533F1" w14:textId="07E46509" w:rsidR="0011247B" w:rsidRPr="001B5F6E" w:rsidRDefault="0011247B" w:rsidP="00D24C0B">
            <w:pPr>
              <w:spacing w:after="120" w:line="240" w:lineRule="auto"/>
              <w:rPr>
                <w:lang w:val="en-GB"/>
              </w:rPr>
            </w:pPr>
            <w:r>
              <w:rPr>
                <w:lang w:val="en-GB"/>
              </w:rPr>
              <w:t>1a</w:t>
            </w:r>
          </w:p>
        </w:tc>
        <w:tc>
          <w:tcPr>
            <w:tcW w:w="3490" w:type="dxa"/>
          </w:tcPr>
          <w:p w14:paraId="63A69ED5" w14:textId="73AEAE07" w:rsidR="0011247B" w:rsidRPr="001B5F6E" w:rsidRDefault="0011247B" w:rsidP="00336B36">
            <w:pPr>
              <w:spacing w:after="120" w:line="240" w:lineRule="auto"/>
              <w:jc w:val="left"/>
              <w:rPr>
                <w:lang w:val="en-GB"/>
              </w:rPr>
            </w:pPr>
            <w:r>
              <w:rPr>
                <w:lang w:val="en-GB"/>
              </w:rPr>
              <w:t>Spatial integrity checks</w:t>
            </w:r>
          </w:p>
        </w:tc>
        <w:tc>
          <w:tcPr>
            <w:tcW w:w="3476" w:type="dxa"/>
          </w:tcPr>
          <w:p w14:paraId="4492B80C" w14:textId="298979EE" w:rsidR="0011247B" w:rsidRPr="001B5F6E" w:rsidRDefault="0011247B" w:rsidP="00336B36">
            <w:pPr>
              <w:spacing w:after="120" w:line="240" w:lineRule="auto"/>
              <w:jc w:val="left"/>
              <w:rPr>
                <w:lang w:val="en-GB"/>
              </w:rPr>
            </w:pPr>
            <w:r>
              <w:rPr>
                <w:lang w:val="en-GB"/>
              </w:rPr>
              <w:t>CRS information and spatial primitives in single dataset</w:t>
            </w:r>
          </w:p>
        </w:tc>
      </w:tr>
      <w:tr w:rsidR="0011247B" w:rsidRPr="001B5F6E" w14:paraId="6F902C4B" w14:textId="77777777" w:rsidTr="009D0DFB">
        <w:trPr>
          <w:cantSplit/>
        </w:trPr>
        <w:tc>
          <w:tcPr>
            <w:tcW w:w="0" w:type="auto"/>
          </w:tcPr>
          <w:p w14:paraId="5FF49DEB" w14:textId="695F76CF" w:rsidR="0011247B" w:rsidRDefault="0011247B" w:rsidP="00D24C0B">
            <w:pPr>
              <w:spacing w:after="120" w:line="240" w:lineRule="auto"/>
              <w:rPr>
                <w:lang w:val="en-GB"/>
              </w:rPr>
            </w:pPr>
            <w:r>
              <w:rPr>
                <w:lang w:val="en-GB"/>
              </w:rPr>
              <w:t>1b</w:t>
            </w:r>
          </w:p>
        </w:tc>
        <w:tc>
          <w:tcPr>
            <w:tcW w:w="3490" w:type="dxa"/>
          </w:tcPr>
          <w:p w14:paraId="465B30FD" w14:textId="3974F18D" w:rsidR="0011247B" w:rsidRDefault="0011247B" w:rsidP="00336B36">
            <w:pPr>
              <w:spacing w:after="120" w:line="240" w:lineRule="auto"/>
              <w:jc w:val="left"/>
              <w:rPr>
                <w:lang w:val="en-GB"/>
              </w:rPr>
            </w:pPr>
            <w:r>
              <w:rPr>
                <w:lang w:val="en-GB"/>
              </w:rPr>
              <w:t>Thematic integrity checks</w:t>
            </w:r>
          </w:p>
        </w:tc>
        <w:tc>
          <w:tcPr>
            <w:tcW w:w="3476" w:type="dxa"/>
          </w:tcPr>
          <w:p w14:paraId="659DBE08" w14:textId="389BC0C9" w:rsidR="0011247B" w:rsidRPr="001B5F6E" w:rsidRDefault="0011247B" w:rsidP="00336B36">
            <w:pPr>
              <w:spacing w:after="120" w:line="240" w:lineRule="auto"/>
              <w:jc w:val="left"/>
              <w:rPr>
                <w:lang w:val="en-GB"/>
              </w:rPr>
            </w:pPr>
            <w:r>
              <w:rPr>
                <w:lang w:val="en-GB"/>
              </w:rPr>
              <w:t>Features and information types in single dataset</w:t>
            </w:r>
          </w:p>
        </w:tc>
      </w:tr>
      <w:tr w:rsidR="0011247B" w:rsidRPr="001B5F6E" w14:paraId="14A13261" w14:textId="77777777" w:rsidTr="009D0DFB">
        <w:trPr>
          <w:cantSplit/>
        </w:trPr>
        <w:tc>
          <w:tcPr>
            <w:tcW w:w="0" w:type="auto"/>
          </w:tcPr>
          <w:p w14:paraId="36FC1040" w14:textId="4A96F347" w:rsidR="0011247B" w:rsidRDefault="0011247B" w:rsidP="00D24C0B">
            <w:pPr>
              <w:spacing w:after="120" w:line="240" w:lineRule="auto"/>
              <w:rPr>
                <w:lang w:val="en-GB"/>
              </w:rPr>
            </w:pPr>
            <w:r>
              <w:rPr>
                <w:lang w:val="en-GB"/>
              </w:rPr>
              <w:t>1c</w:t>
            </w:r>
          </w:p>
        </w:tc>
        <w:tc>
          <w:tcPr>
            <w:tcW w:w="3490" w:type="dxa"/>
          </w:tcPr>
          <w:p w14:paraId="7F083EB0" w14:textId="66B8ED20" w:rsidR="0011247B" w:rsidRDefault="0011247B" w:rsidP="00336B36">
            <w:pPr>
              <w:spacing w:after="120" w:line="240" w:lineRule="auto"/>
              <w:jc w:val="left"/>
              <w:rPr>
                <w:lang w:val="en-GB"/>
              </w:rPr>
            </w:pPr>
            <w:r>
              <w:rPr>
                <w:lang w:val="en-GB"/>
              </w:rPr>
              <w:t>Association integrity checks</w:t>
            </w:r>
          </w:p>
        </w:tc>
        <w:tc>
          <w:tcPr>
            <w:tcW w:w="3476" w:type="dxa"/>
          </w:tcPr>
          <w:p w14:paraId="65B96694" w14:textId="4DDF9E30" w:rsidR="0011247B" w:rsidRDefault="0011247B" w:rsidP="00336B36">
            <w:pPr>
              <w:spacing w:after="120" w:line="240" w:lineRule="auto"/>
              <w:jc w:val="left"/>
              <w:rPr>
                <w:lang w:val="en-GB"/>
              </w:rPr>
            </w:pPr>
            <w:r>
              <w:rPr>
                <w:lang w:val="en-GB"/>
              </w:rPr>
              <w:t>Feature and information associations in single dataset</w:t>
            </w:r>
          </w:p>
        </w:tc>
      </w:tr>
      <w:tr w:rsidR="0011247B" w:rsidRPr="001B5F6E" w14:paraId="2471725B" w14:textId="77777777" w:rsidTr="009D0DFB">
        <w:trPr>
          <w:cantSplit/>
        </w:trPr>
        <w:tc>
          <w:tcPr>
            <w:tcW w:w="0" w:type="auto"/>
          </w:tcPr>
          <w:p w14:paraId="557BDA90" w14:textId="6E4BCDE2" w:rsidR="0011247B" w:rsidRDefault="0011247B" w:rsidP="00D24C0B">
            <w:pPr>
              <w:spacing w:after="120" w:line="240" w:lineRule="auto"/>
              <w:rPr>
                <w:lang w:val="en-GB"/>
              </w:rPr>
            </w:pPr>
            <w:r>
              <w:rPr>
                <w:lang w:val="en-GB"/>
              </w:rPr>
              <w:t>1d</w:t>
            </w:r>
          </w:p>
        </w:tc>
        <w:tc>
          <w:tcPr>
            <w:tcW w:w="3490" w:type="dxa"/>
          </w:tcPr>
          <w:p w14:paraId="0B7CA553" w14:textId="4D0BCD4E" w:rsidR="0011247B" w:rsidRDefault="0011247B" w:rsidP="00336B36">
            <w:pPr>
              <w:spacing w:after="120" w:line="240" w:lineRule="auto"/>
              <w:jc w:val="left"/>
              <w:rPr>
                <w:lang w:val="en-GB"/>
              </w:rPr>
            </w:pPr>
            <w:r>
              <w:rPr>
                <w:lang w:val="en-GB"/>
              </w:rPr>
              <w:t>Dataset structural conformance</w:t>
            </w:r>
          </w:p>
        </w:tc>
        <w:tc>
          <w:tcPr>
            <w:tcW w:w="3476" w:type="dxa"/>
          </w:tcPr>
          <w:p w14:paraId="55FEA0F3" w14:textId="206098A9" w:rsidR="0011247B" w:rsidRDefault="0011247B" w:rsidP="00336B36">
            <w:pPr>
              <w:spacing w:after="120" w:line="240" w:lineRule="auto"/>
              <w:jc w:val="left"/>
              <w:rPr>
                <w:lang w:val="en-GB"/>
              </w:rPr>
            </w:pPr>
            <w:r>
              <w:rPr>
                <w:lang w:val="en-GB"/>
              </w:rPr>
              <w:t>Single dataset</w:t>
            </w:r>
          </w:p>
        </w:tc>
      </w:tr>
      <w:tr w:rsidR="0011247B" w:rsidRPr="001B5F6E" w14:paraId="1210E465" w14:textId="4832D444" w:rsidTr="009D0DFB">
        <w:trPr>
          <w:cantSplit/>
        </w:trPr>
        <w:tc>
          <w:tcPr>
            <w:tcW w:w="0" w:type="auto"/>
            <w:shd w:val="clear" w:color="auto" w:fill="F2F2F2" w:themeFill="background1" w:themeFillShade="F2"/>
          </w:tcPr>
          <w:p w14:paraId="396F2BDC" w14:textId="77777777" w:rsidR="0011247B" w:rsidRPr="001B5F6E" w:rsidRDefault="0011247B" w:rsidP="00D24C0B">
            <w:pPr>
              <w:spacing w:after="120" w:line="240" w:lineRule="auto"/>
              <w:rPr>
                <w:lang w:val="en-GB"/>
              </w:rPr>
            </w:pPr>
            <w:r w:rsidRPr="001B5F6E">
              <w:rPr>
                <w:lang w:val="en-GB"/>
              </w:rPr>
              <w:t>2</w:t>
            </w:r>
          </w:p>
        </w:tc>
        <w:tc>
          <w:tcPr>
            <w:tcW w:w="3490" w:type="dxa"/>
            <w:shd w:val="clear" w:color="auto" w:fill="F2F2F2" w:themeFill="background1" w:themeFillShade="F2"/>
          </w:tcPr>
          <w:p w14:paraId="78F27C72" w14:textId="6C8B896E" w:rsidR="0011247B" w:rsidRPr="001B5F6E" w:rsidRDefault="0011247B" w:rsidP="00336B36">
            <w:pPr>
              <w:spacing w:after="120" w:line="240" w:lineRule="auto"/>
              <w:jc w:val="left"/>
              <w:rPr>
                <w:lang w:val="en-GB"/>
              </w:rPr>
            </w:pPr>
            <w:r w:rsidRPr="001B5F6E">
              <w:rPr>
                <w:lang w:val="en-GB"/>
              </w:rPr>
              <w:t xml:space="preserve">Product-specific </w:t>
            </w:r>
            <w:r>
              <w:rPr>
                <w:lang w:val="en-GB"/>
              </w:rPr>
              <w:t xml:space="preserve">and interoperability </w:t>
            </w:r>
            <w:r w:rsidRPr="001B5F6E">
              <w:rPr>
                <w:lang w:val="en-GB"/>
              </w:rPr>
              <w:t xml:space="preserve">checks for </w:t>
            </w:r>
            <w:r>
              <w:rPr>
                <w:lang w:val="en-GB"/>
              </w:rPr>
              <w:t xml:space="preserve">single </w:t>
            </w:r>
            <w:r w:rsidRPr="001B5F6E">
              <w:rPr>
                <w:lang w:val="en-GB"/>
              </w:rPr>
              <w:t>datasets</w:t>
            </w:r>
          </w:p>
        </w:tc>
        <w:tc>
          <w:tcPr>
            <w:tcW w:w="3476" w:type="dxa"/>
            <w:shd w:val="clear" w:color="auto" w:fill="F2F2F2" w:themeFill="background1" w:themeFillShade="F2"/>
          </w:tcPr>
          <w:p w14:paraId="6CD49412" w14:textId="304CDE92" w:rsidR="0011247B" w:rsidRPr="001B5F6E" w:rsidRDefault="0011247B" w:rsidP="00336B36">
            <w:pPr>
              <w:spacing w:after="120" w:line="240" w:lineRule="auto"/>
              <w:jc w:val="left"/>
              <w:rPr>
                <w:lang w:val="en-GB"/>
              </w:rPr>
            </w:pPr>
            <w:r w:rsidRPr="001B5F6E">
              <w:rPr>
                <w:lang w:val="en-GB"/>
              </w:rPr>
              <w:t>Dataset</w:t>
            </w:r>
            <w:r>
              <w:rPr>
                <w:lang w:val="en-GB"/>
              </w:rPr>
              <w:t>, in isolation. See the relevant S-158:1xx publication and S-158:98 for recommended order</w:t>
            </w:r>
          </w:p>
        </w:tc>
      </w:tr>
      <w:tr w:rsidR="0011247B" w:rsidRPr="001B5F6E" w14:paraId="7C122CAD" w14:textId="63E43A57" w:rsidTr="009D0DFB">
        <w:trPr>
          <w:cantSplit/>
        </w:trPr>
        <w:tc>
          <w:tcPr>
            <w:tcW w:w="0" w:type="auto"/>
          </w:tcPr>
          <w:p w14:paraId="2D16B316" w14:textId="13570A7B" w:rsidR="0011247B" w:rsidRPr="001B5F6E" w:rsidRDefault="0011247B" w:rsidP="00D24C0B">
            <w:pPr>
              <w:spacing w:after="120" w:line="240" w:lineRule="auto"/>
              <w:rPr>
                <w:lang w:val="en-GB"/>
              </w:rPr>
            </w:pPr>
            <w:r>
              <w:rPr>
                <w:lang w:val="en-GB"/>
              </w:rPr>
              <w:t>3</w:t>
            </w:r>
          </w:p>
        </w:tc>
        <w:tc>
          <w:tcPr>
            <w:tcW w:w="3490" w:type="dxa"/>
          </w:tcPr>
          <w:p w14:paraId="5AE115E7" w14:textId="6D19E54D" w:rsidR="0011247B" w:rsidRPr="001B5F6E" w:rsidRDefault="0011247B" w:rsidP="00336B36">
            <w:pPr>
              <w:spacing w:after="120" w:line="240" w:lineRule="auto"/>
              <w:jc w:val="left"/>
              <w:rPr>
                <w:lang w:val="en-GB"/>
              </w:rPr>
            </w:pPr>
            <w:r w:rsidRPr="001B5F6E">
              <w:rPr>
                <w:lang w:val="en-GB"/>
              </w:rPr>
              <w:t>S-100 generic checks for exchange sets</w:t>
            </w:r>
          </w:p>
        </w:tc>
        <w:tc>
          <w:tcPr>
            <w:tcW w:w="3476" w:type="dxa"/>
          </w:tcPr>
          <w:p w14:paraId="3A7A6E92" w14:textId="77777777" w:rsidR="0011247B" w:rsidRPr="001B5F6E" w:rsidRDefault="0011247B" w:rsidP="00336B36">
            <w:pPr>
              <w:spacing w:after="120" w:line="240" w:lineRule="auto"/>
              <w:jc w:val="left"/>
              <w:rPr>
                <w:lang w:val="en-GB"/>
              </w:rPr>
            </w:pPr>
            <w:r w:rsidRPr="001B5F6E">
              <w:rPr>
                <w:lang w:val="en-GB"/>
              </w:rPr>
              <w:t>Exchange set</w:t>
            </w:r>
          </w:p>
        </w:tc>
      </w:tr>
      <w:tr w:rsidR="0011247B" w:rsidRPr="001B5F6E" w14:paraId="03756016" w14:textId="77777777" w:rsidTr="009D0DFB">
        <w:trPr>
          <w:cantSplit/>
        </w:trPr>
        <w:tc>
          <w:tcPr>
            <w:tcW w:w="0" w:type="auto"/>
          </w:tcPr>
          <w:p w14:paraId="7C60EEEB" w14:textId="0B436EC8" w:rsidR="0011247B" w:rsidRDefault="0011247B" w:rsidP="00D24C0B">
            <w:pPr>
              <w:spacing w:after="120" w:line="240" w:lineRule="auto"/>
              <w:rPr>
                <w:lang w:val="en-GB"/>
              </w:rPr>
            </w:pPr>
            <w:r>
              <w:rPr>
                <w:lang w:val="en-GB"/>
              </w:rPr>
              <w:t>3a</w:t>
            </w:r>
          </w:p>
        </w:tc>
        <w:tc>
          <w:tcPr>
            <w:tcW w:w="3490" w:type="dxa"/>
          </w:tcPr>
          <w:p w14:paraId="2DBA9EF7" w14:textId="7D560B7C" w:rsidR="0011247B" w:rsidRPr="001B5F6E" w:rsidRDefault="0011247B" w:rsidP="00336B36">
            <w:pPr>
              <w:spacing w:after="120" w:line="240" w:lineRule="auto"/>
              <w:jc w:val="left"/>
              <w:rPr>
                <w:lang w:val="en-GB"/>
              </w:rPr>
            </w:pPr>
            <w:r>
              <w:rPr>
                <w:lang w:val="en-GB"/>
              </w:rPr>
              <w:t>Exchange set structural conformance</w:t>
            </w:r>
          </w:p>
        </w:tc>
        <w:tc>
          <w:tcPr>
            <w:tcW w:w="3476" w:type="dxa"/>
          </w:tcPr>
          <w:p w14:paraId="6F96B39C" w14:textId="45E63D06" w:rsidR="0011247B" w:rsidRPr="001B5F6E" w:rsidRDefault="0011247B" w:rsidP="00336B36">
            <w:pPr>
              <w:spacing w:after="120" w:line="240" w:lineRule="auto"/>
              <w:jc w:val="left"/>
              <w:rPr>
                <w:lang w:val="en-GB"/>
              </w:rPr>
            </w:pPr>
            <w:r>
              <w:rPr>
                <w:lang w:val="en-GB"/>
              </w:rPr>
              <w:t>Structure of exchange set</w:t>
            </w:r>
          </w:p>
        </w:tc>
      </w:tr>
      <w:tr w:rsidR="0011247B" w:rsidRPr="001B5F6E" w14:paraId="2A577820" w14:textId="77777777" w:rsidTr="009D0DFB">
        <w:trPr>
          <w:cantSplit/>
        </w:trPr>
        <w:tc>
          <w:tcPr>
            <w:tcW w:w="0" w:type="auto"/>
          </w:tcPr>
          <w:p w14:paraId="16C4D4BA" w14:textId="53E5E44F" w:rsidR="0011247B" w:rsidRDefault="0011247B" w:rsidP="00BF1AD7">
            <w:pPr>
              <w:spacing w:after="120" w:line="240" w:lineRule="auto"/>
              <w:rPr>
                <w:lang w:val="en-GB"/>
              </w:rPr>
            </w:pPr>
            <w:r>
              <w:rPr>
                <w:lang w:val="en-GB"/>
              </w:rPr>
              <w:t>3c</w:t>
            </w:r>
          </w:p>
        </w:tc>
        <w:tc>
          <w:tcPr>
            <w:tcW w:w="3490" w:type="dxa"/>
          </w:tcPr>
          <w:p w14:paraId="18218EA8" w14:textId="35748211" w:rsidR="0011247B" w:rsidRDefault="0011247B" w:rsidP="00BF1AD7">
            <w:pPr>
              <w:spacing w:after="120" w:line="240" w:lineRule="auto"/>
              <w:jc w:val="left"/>
              <w:rPr>
                <w:lang w:val="en-GB"/>
              </w:rPr>
            </w:pPr>
            <w:r>
              <w:rPr>
                <w:lang w:val="en-GB"/>
              </w:rPr>
              <w:t>Signature validity</w:t>
            </w:r>
          </w:p>
        </w:tc>
        <w:tc>
          <w:tcPr>
            <w:tcW w:w="3476" w:type="dxa"/>
          </w:tcPr>
          <w:p w14:paraId="43DDAD8B" w14:textId="5545235C" w:rsidR="0011247B" w:rsidRPr="001B5F6E" w:rsidRDefault="0011247B" w:rsidP="00BF1AD7">
            <w:pPr>
              <w:spacing w:after="120" w:line="240" w:lineRule="auto"/>
              <w:jc w:val="left"/>
              <w:rPr>
                <w:lang w:val="en-GB"/>
              </w:rPr>
            </w:pPr>
            <w:r>
              <w:rPr>
                <w:lang w:val="en-GB"/>
              </w:rPr>
              <w:t>Signatures</w:t>
            </w:r>
          </w:p>
        </w:tc>
      </w:tr>
      <w:tr w:rsidR="0011247B" w:rsidRPr="001B5F6E" w14:paraId="4FCC6F0B" w14:textId="77777777" w:rsidTr="009D0DFB">
        <w:trPr>
          <w:cantSplit/>
        </w:trPr>
        <w:tc>
          <w:tcPr>
            <w:tcW w:w="0" w:type="auto"/>
          </w:tcPr>
          <w:p w14:paraId="295A5875" w14:textId="3378A366" w:rsidR="0011247B" w:rsidRDefault="0011247B" w:rsidP="00BF1AD7">
            <w:pPr>
              <w:spacing w:after="120" w:line="240" w:lineRule="auto"/>
              <w:rPr>
                <w:lang w:val="en-GB"/>
              </w:rPr>
            </w:pPr>
            <w:r>
              <w:rPr>
                <w:lang w:val="en-GB"/>
              </w:rPr>
              <w:t>3b</w:t>
            </w:r>
          </w:p>
        </w:tc>
        <w:tc>
          <w:tcPr>
            <w:tcW w:w="3490" w:type="dxa"/>
          </w:tcPr>
          <w:p w14:paraId="0A004298" w14:textId="758CB27B" w:rsidR="0011247B" w:rsidRDefault="0011247B" w:rsidP="00BF1AD7">
            <w:pPr>
              <w:spacing w:after="120" w:line="240" w:lineRule="auto"/>
              <w:jc w:val="left"/>
              <w:rPr>
                <w:lang w:val="en-GB"/>
              </w:rPr>
            </w:pPr>
            <w:r>
              <w:rPr>
                <w:lang w:val="en-GB"/>
              </w:rPr>
              <w:t>Discovery metadata value conformance</w:t>
            </w:r>
          </w:p>
        </w:tc>
        <w:tc>
          <w:tcPr>
            <w:tcW w:w="3476" w:type="dxa"/>
          </w:tcPr>
          <w:p w14:paraId="054554A2" w14:textId="58EF583B" w:rsidR="0011247B" w:rsidRPr="001B5F6E" w:rsidRDefault="0011247B" w:rsidP="00BF1AD7">
            <w:pPr>
              <w:spacing w:after="120" w:line="240" w:lineRule="auto"/>
              <w:jc w:val="left"/>
              <w:rPr>
                <w:lang w:val="en-GB"/>
              </w:rPr>
            </w:pPr>
            <w:r>
              <w:rPr>
                <w:lang w:val="en-GB"/>
              </w:rPr>
              <w:t>Values in CATALOG.XML</w:t>
            </w:r>
          </w:p>
        </w:tc>
      </w:tr>
      <w:tr w:rsidR="0011247B" w:rsidRPr="001B5F6E" w14:paraId="38B6B71E" w14:textId="77777777" w:rsidTr="009D0DFB">
        <w:trPr>
          <w:cantSplit/>
        </w:trPr>
        <w:tc>
          <w:tcPr>
            <w:tcW w:w="0" w:type="auto"/>
          </w:tcPr>
          <w:p w14:paraId="2FD0ACAA" w14:textId="410E8FCC" w:rsidR="0011247B" w:rsidRDefault="0011247B" w:rsidP="00BF1AD7">
            <w:pPr>
              <w:spacing w:after="120" w:line="240" w:lineRule="auto"/>
              <w:rPr>
                <w:lang w:val="en-GB"/>
              </w:rPr>
            </w:pPr>
            <w:r>
              <w:rPr>
                <w:lang w:val="en-GB"/>
              </w:rPr>
              <w:t>3c</w:t>
            </w:r>
          </w:p>
        </w:tc>
        <w:tc>
          <w:tcPr>
            <w:tcW w:w="3490" w:type="dxa"/>
          </w:tcPr>
          <w:p w14:paraId="737CCBC6" w14:textId="729753E8" w:rsidR="0011247B" w:rsidRDefault="0011247B" w:rsidP="00BF1AD7">
            <w:pPr>
              <w:spacing w:after="120" w:line="240" w:lineRule="auto"/>
              <w:jc w:val="left"/>
              <w:rPr>
                <w:lang w:val="en-GB"/>
              </w:rPr>
            </w:pPr>
            <w:r>
              <w:rPr>
                <w:lang w:val="en-GB"/>
              </w:rPr>
              <w:t>Discovery metadata/exchange set content conformance</w:t>
            </w:r>
          </w:p>
        </w:tc>
        <w:tc>
          <w:tcPr>
            <w:tcW w:w="3476" w:type="dxa"/>
          </w:tcPr>
          <w:p w14:paraId="103768A8" w14:textId="5653CF52" w:rsidR="0011247B" w:rsidRPr="001B5F6E" w:rsidRDefault="0011247B" w:rsidP="00BF1AD7">
            <w:pPr>
              <w:spacing w:after="120" w:line="240" w:lineRule="auto"/>
              <w:jc w:val="left"/>
              <w:rPr>
                <w:lang w:val="en-GB"/>
              </w:rPr>
            </w:pPr>
            <w:r>
              <w:rPr>
                <w:lang w:val="en-GB"/>
              </w:rPr>
              <w:t>Match contents of exchange set to discovery metadata in CATALOG.XML</w:t>
            </w:r>
          </w:p>
        </w:tc>
      </w:tr>
      <w:tr w:rsidR="0011247B" w:rsidRPr="001B5F6E" w14:paraId="66A47952" w14:textId="02CCD374" w:rsidTr="009D0DFB">
        <w:trPr>
          <w:cantSplit/>
        </w:trPr>
        <w:tc>
          <w:tcPr>
            <w:tcW w:w="0" w:type="auto"/>
            <w:shd w:val="clear" w:color="auto" w:fill="F2F2F2" w:themeFill="background1" w:themeFillShade="F2"/>
          </w:tcPr>
          <w:p w14:paraId="6048E8D3" w14:textId="0D39D565" w:rsidR="0011247B" w:rsidRPr="001B5F6E" w:rsidRDefault="0011247B" w:rsidP="00D24C0B">
            <w:pPr>
              <w:spacing w:after="120" w:line="240" w:lineRule="auto"/>
              <w:rPr>
                <w:lang w:val="en-GB"/>
              </w:rPr>
            </w:pPr>
            <w:r>
              <w:rPr>
                <w:lang w:val="en-GB"/>
              </w:rPr>
              <w:t>4</w:t>
            </w:r>
          </w:p>
        </w:tc>
        <w:tc>
          <w:tcPr>
            <w:tcW w:w="3490" w:type="dxa"/>
            <w:shd w:val="clear" w:color="auto" w:fill="F2F2F2" w:themeFill="background1" w:themeFillShade="F2"/>
          </w:tcPr>
          <w:p w14:paraId="6818C9C8" w14:textId="1FC198D0" w:rsidR="0011247B" w:rsidRPr="001B5F6E" w:rsidRDefault="0011247B" w:rsidP="00336B36">
            <w:pPr>
              <w:spacing w:after="120" w:line="240" w:lineRule="auto"/>
              <w:jc w:val="left"/>
              <w:rPr>
                <w:lang w:val="en-GB"/>
              </w:rPr>
            </w:pPr>
            <w:r w:rsidRPr="001B5F6E">
              <w:rPr>
                <w:lang w:val="en-GB"/>
              </w:rPr>
              <w:t>Product-specific checks for exchange sets</w:t>
            </w:r>
          </w:p>
        </w:tc>
        <w:tc>
          <w:tcPr>
            <w:tcW w:w="3476" w:type="dxa"/>
            <w:shd w:val="clear" w:color="auto" w:fill="F2F2F2" w:themeFill="background1" w:themeFillShade="F2"/>
          </w:tcPr>
          <w:p w14:paraId="557E003F" w14:textId="04E92052" w:rsidR="0011247B" w:rsidRPr="001B5F6E" w:rsidRDefault="0011247B" w:rsidP="00336B36">
            <w:pPr>
              <w:spacing w:after="120" w:line="240" w:lineRule="auto"/>
              <w:jc w:val="left"/>
              <w:rPr>
                <w:lang w:val="en-GB"/>
              </w:rPr>
            </w:pPr>
            <w:r>
              <w:rPr>
                <w:lang w:val="en-GB"/>
              </w:rPr>
              <w:t>E</w:t>
            </w:r>
            <w:r w:rsidRPr="001B5F6E">
              <w:rPr>
                <w:lang w:val="en-GB"/>
              </w:rPr>
              <w:t>xchange set</w:t>
            </w:r>
          </w:p>
        </w:tc>
      </w:tr>
      <w:tr w:rsidR="0011247B" w:rsidRPr="001B5F6E" w14:paraId="6C31548A" w14:textId="77777777" w:rsidTr="009D0DFB">
        <w:trPr>
          <w:cantSplit/>
        </w:trPr>
        <w:tc>
          <w:tcPr>
            <w:tcW w:w="0" w:type="auto"/>
            <w:shd w:val="clear" w:color="auto" w:fill="F2F2F2" w:themeFill="background1" w:themeFillShade="F2"/>
          </w:tcPr>
          <w:p w14:paraId="7A941CC7" w14:textId="7EBC4CD1" w:rsidR="0011247B" w:rsidRDefault="0011247B" w:rsidP="00D24C0B">
            <w:pPr>
              <w:spacing w:after="120" w:line="240" w:lineRule="auto"/>
              <w:rPr>
                <w:lang w:val="en-GB"/>
              </w:rPr>
            </w:pPr>
            <w:r>
              <w:rPr>
                <w:lang w:val="en-GB"/>
              </w:rPr>
              <w:t>5</w:t>
            </w:r>
          </w:p>
        </w:tc>
        <w:tc>
          <w:tcPr>
            <w:tcW w:w="3490" w:type="dxa"/>
            <w:shd w:val="clear" w:color="auto" w:fill="F2F2F2" w:themeFill="background1" w:themeFillShade="F2"/>
          </w:tcPr>
          <w:p w14:paraId="1F20EFE3" w14:textId="38CBE51D" w:rsidR="0011247B" w:rsidRPr="001B5F6E" w:rsidRDefault="0011247B" w:rsidP="00336B36">
            <w:pPr>
              <w:spacing w:after="120" w:line="240" w:lineRule="auto"/>
              <w:jc w:val="left"/>
              <w:rPr>
                <w:lang w:val="en-GB"/>
              </w:rPr>
            </w:pPr>
            <w:r>
              <w:rPr>
                <w:lang w:val="en-GB"/>
              </w:rPr>
              <w:t>Product catalogue checks</w:t>
            </w:r>
          </w:p>
        </w:tc>
        <w:tc>
          <w:tcPr>
            <w:tcW w:w="3476" w:type="dxa"/>
            <w:shd w:val="clear" w:color="auto" w:fill="F2F2F2" w:themeFill="background1" w:themeFillShade="F2"/>
          </w:tcPr>
          <w:p w14:paraId="7EBE78E8" w14:textId="5F96B63F" w:rsidR="0011247B" w:rsidRDefault="0011247B" w:rsidP="00336B36">
            <w:pPr>
              <w:spacing w:after="120" w:line="240" w:lineRule="auto"/>
              <w:jc w:val="left"/>
              <w:rPr>
                <w:lang w:val="en-GB"/>
              </w:rPr>
            </w:pPr>
            <w:r>
              <w:rPr>
                <w:lang w:val="en-GB"/>
              </w:rPr>
              <w:t>S-128 datasets.</w:t>
            </w:r>
            <w:del w:id="273" w:author="Raphael Malyankar" w:date="2026-08-15T21:50:00Z" w16du:dateUtc="2026-08-16T04:50:00Z">
              <w:r w:rsidDel="001D666E">
                <w:rPr>
                  <w:lang w:val="en-GB"/>
                </w:rPr>
                <w:delText xml:space="preserve"> See S-158:128 for recommended order</w:delText>
              </w:r>
            </w:del>
          </w:p>
        </w:tc>
      </w:tr>
    </w:tbl>
    <w:p w14:paraId="25902464" w14:textId="77777777" w:rsidR="001B5F6E" w:rsidRDefault="001B5F6E" w:rsidP="00AB1767">
      <w:pPr>
        <w:tabs>
          <w:tab w:val="left" w:pos="1701"/>
        </w:tabs>
        <w:spacing w:after="120" w:line="240" w:lineRule="auto"/>
        <w:rPr>
          <w:lang w:val="en-GB"/>
        </w:rPr>
      </w:pPr>
    </w:p>
    <w:p w14:paraId="4CAE990A" w14:textId="5F6DFB1F" w:rsidR="008111D9" w:rsidDel="001D666E" w:rsidRDefault="008111D9" w:rsidP="00AB1767">
      <w:pPr>
        <w:tabs>
          <w:tab w:val="left" w:pos="1701"/>
        </w:tabs>
        <w:spacing w:after="120" w:line="240" w:lineRule="auto"/>
        <w:rPr>
          <w:del w:id="274" w:author="Raphael Malyankar" w:date="2026-08-15T21:45:00Z" w16du:dateUtc="2026-08-16T04:45:00Z"/>
          <w:lang w:val="en-GB"/>
        </w:rPr>
      </w:pPr>
      <w:del w:id="275" w:author="Raphael Malyankar" w:date="2026-08-15T21:45:00Z" w16du:dateUtc="2026-08-16T04:45:00Z">
        <w:r w:rsidDel="001D666E">
          <w:rPr>
            <w:lang w:val="en-GB"/>
          </w:rPr>
          <w:delText>The application sequence for Collection B checks is left to the discretion of Product Specification Project Teams.</w:delText>
        </w:r>
      </w:del>
    </w:p>
    <w:p w14:paraId="19838030" w14:textId="3210CB04" w:rsidR="009E3C34" w:rsidRDefault="009E3C34" w:rsidP="00E81580">
      <w:pPr>
        <w:pStyle w:val="Heading2"/>
        <w:rPr>
          <w:lang w:val="en-GB"/>
        </w:rPr>
      </w:pPr>
      <w:bookmarkStart w:id="276" w:name="_Toc191317461"/>
      <w:r>
        <w:rPr>
          <w:lang w:val="en-GB"/>
        </w:rPr>
        <w:t>Check messages</w:t>
      </w:r>
      <w:bookmarkEnd w:id="276"/>
    </w:p>
    <w:p w14:paraId="556F5C8C" w14:textId="4FDA9B86" w:rsidR="009E3C34" w:rsidRDefault="009E3C34" w:rsidP="00AB1767">
      <w:pPr>
        <w:tabs>
          <w:tab w:val="left" w:pos="1701"/>
        </w:tabs>
        <w:spacing w:after="120" w:line="240" w:lineRule="auto"/>
        <w:rPr>
          <w:lang w:val="en-GB"/>
        </w:rPr>
      </w:pPr>
      <w:r>
        <w:rPr>
          <w:lang w:val="en-GB"/>
        </w:rPr>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5D1B059F" w14:textId="2506BFF7" w:rsidR="00861E96" w:rsidRDefault="00861E96" w:rsidP="00611211">
      <w:pPr>
        <w:pStyle w:val="Heading1"/>
        <w:rPr>
          <w:lang w:val="en-GB"/>
        </w:rPr>
      </w:pPr>
      <w:bookmarkStart w:id="277" w:name="_Ref172572049"/>
      <w:bookmarkStart w:id="278" w:name="_Toc191317462"/>
      <w:r>
        <w:rPr>
          <w:lang w:val="en-GB"/>
        </w:rPr>
        <w:t>Check Classification</w:t>
      </w:r>
      <w:bookmarkEnd w:id="277"/>
      <w:bookmarkEnd w:id="278"/>
    </w:p>
    <w:p w14:paraId="286679DC" w14:textId="464F3532" w:rsidR="000E4451" w:rsidRDefault="00102109" w:rsidP="00600EF7">
      <w:pPr>
        <w:tabs>
          <w:tab w:val="left" w:pos="1701"/>
        </w:tabs>
        <w:spacing w:after="120" w:line="240" w:lineRule="auto"/>
        <w:rPr>
          <w:ins w:id="279" w:author="Raphael Malyankar" w:date="2026-10-19T05:10:00Z" w16du:dateUtc="2026-10-19T12:10:00Z"/>
          <w:lang w:val="en-GB"/>
        </w:rPr>
      </w:pPr>
      <w:r w:rsidRPr="00102109">
        <w:rPr>
          <w:lang w:val="en-GB"/>
        </w:rPr>
        <w:t xml:space="preserve">The check classification </w:t>
      </w:r>
      <w:r w:rsidR="00600EF7">
        <w:rPr>
          <w:lang w:val="en-GB"/>
        </w:rPr>
        <w:t>conforms to the scheme described in S-158.</w:t>
      </w:r>
    </w:p>
    <w:p w14:paraId="673BA0CA" w14:textId="7276C6E3" w:rsidR="00A71A17" w:rsidRDefault="00A71A17" w:rsidP="00600EF7">
      <w:pPr>
        <w:tabs>
          <w:tab w:val="left" w:pos="1701"/>
        </w:tabs>
        <w:spacing w:after="120" w:line="240" w:lineRule="auto"/>
        <w:rPr>
          <w:lang w:val="en-GB"/>
        </w:rPr>
      </w:pPr>
      <w:ins w:id="280" w:author="Raphael Malyankar" w:date="2026-10-19T05:10:00Z" w16du:dateUtc="2026-10-19T12:10:00Z">
        <w:r>
          <w:rPr>
            <w:lang w:val="en-GB"/>
          </w:rPr>
          <w:t>S-158:1xx specifications ma</w:t>
        </w:r>
      </w:ins>
      <w:ins w:id="281" w:author="Raphael Malyankar" w:date="2026-10-19T05:11:00Z" w16du:dateUtc="2026-10-19T12:11:00Z">
        <w:r>
          <w:rPr>
            <w:lang w:val="en-GB"/>
          </w:rPr>
          <w:t>y increase</w:t>
        </w:r>
      </w:ins>
      <w:ins w:id="282" w:author="Raphael Malyankar" w:date="2026-10-19T05:13:00Z" w16du:dateUtc="2026-10-19T12:13:00Z">
        <w:r>
          <w:rPr>
            <w:lang w:val="en-GB"/>
          </w:rPr>
          <w:t>, but not decrease,</w:t>
        </w:r>
      </w:ins>
      <w:ins w:id="283" w:author="Raphael Malyankar" w:date="2026-10-19T05:12:00Z" w16du:dateUtc="2026-10-19T12:12:00Z">
        <w:r>
          <w:rPr>
            <w:lang w:val="en-GB"/>
          </w:rPr>
          <w:t xml:space="preserve"> the severity level classification of a check by repeating the check in their own lists with the increased severity level</w:t>
        </w:r>
      </w:ins>
      <w:ins w:id="284" w:author="Raphael Malyankar" w:date="2026-10-19T05:13:00Z" w16du:dateUtc="2026-10-19T12:13:00Z">
        <w:r>
          <w:rPr>
            <w:lang w:val="en-GB"/>
          </w:rPr>
          <w:t>.</w:t>
        </w:r>
      </w:ins>
    </w:p>
    <w:p w14:paraId="70389C75" w14:textId="78CA8E36" w:rsidR="00036D8E" w:rsidRDefault="00861E96" w:rsidP="00036D8E">
      <w:pPr>
        <w:pStyle w:val="Heading1"/>
        <w:rPr>
          <w:lang w:val="en-GB"/>
        </w:rPr>
      </w:pPr>
      <w:bookmarkStart w:id="285" w:name="_Ref172575919"/>
      <w:bookmarkStart w:id="286" w:name="_Toc191317463"/>
      <w:r>
        <w:rPr>
          <w:lang w:val="en-GB"/>
        </w:rPr>
        <w:t>Geometry and Spatial Operators</w:t>
      </w:r>
      <w:bookmarkEnd w:id="285"/>
      <w:bookmarkEnd w:id="286"/>
    </w:p>
    <w:p w14:paraId="41BFE60B" w14:textId="25EEC231" w:rsidR="000E48D5" w:rsidRDefault="000E48D5" w:rsidP="008A6CD6">
      <w:pPr>
        <w:pStyle w:val="Heading2"/>
        <w:rPr>
          <w:lang w:val="en-GB"/>
        </w:rPr>
      </w:pPr>
      <w:bookmarkStart w:id="287" w:name="_Toc191317464"/>
      <w:r>
        <w:rPr>
          <w:lang w:val="en-GB"/>
        </w:rPr>
        <w:t>Operators</w:t>
      </w:r>
      <w:bookmarkEnd w:id="287"/>
    </w:p>
    <w:p w14:paraId="5F733E3D" w14:textId="0967479D" w:rsidR="000E48D5" w:rsidRDefault="00600EF7" w:rsidP="00600EF7">
      <w:pPr>
        <w:rPr>
          <w:lang w:val="en-GB"/>
        </w:rPr>
      </w:pPr>
      <w:r>
        <w:rPr>
          <w:lang w:val="en-GB"/>
        </w:rPr>
        <w:t>Geometry and spatial operators conform to the operators for vector products described in S-158</w:t>
      </w:r>
      <w:r w:rsidR="000E48D5">
        <w:rPr>
          <w:lang w:val="en-GB"/>
        </w:rPr>
        <w:t>.</w:t>
      </w:r>
    </w:p>
    <w:p w14:paraId="295D30AA" w14:textId="42F7E4C8" w:rsidR="00600EF7" w:rsidRDefault="000E48D5" w:rsidP="000E48D5">
      <w:pPr>
        <w:pStyle w:val="Heading2"/>
        <w:rPr>
          <w:lang w:val="en-GB"/>
        </w:rPr>
      </w:pPr>
      <w:bookmarkStart w:id="288" w:name="_Toc191317465"/>
      <w:r>
        <w:rPr>
          <w:lang w:val="en-GB"/>
        </w:rPr>
        <w:t>Tolerances</w:t>
      </w:r>
      <w:bookmarkEnd w:id="288"/>
    </w:p>
    <w:p w14:paraId="551328D8" w14:textId="2C0F7525" w:rsidR="000E48D5" w:rsidRPr="000E48D5" w:rsidRDefault="000E48D5" w:rsidP="000E48D5">
      <w:pPr>
        <w:rPr>
          <w:lang w:val="en-GB"/>
        </w:rPr>
      </w:pPr>
      <w:r>
        <w:rPr>
          <w:lang w:val="en-GB"/>
        </w:rPr>
        <w:t xml:space="preserve">If comparisons of spatial coordinates are necessary, a tolerance factor must be applied. The default tolerances for the S-100 generic tests are described below. To ensure that all tests for a given data </w:t>
      </w:r>
      <w:r>
        <w:rPr>
          <w:lang w:val="en-GB"/>
        </w:rPr>
        <w:lastRenderedPageBreak/>
        <w:t>product</w:t>
      </w:r>
      <w:r w:rsidR="00881D55">
        <w:rPr>
          <w:lang w:val="en-GB"/>
        </w:rPr>
        <w:t>, whether generic or product-specific,</w:t>
      </w:r>
      <w:r>
        <w:rPr>
          <w:lang w:val="en-GB"/>
        </w:rPr>
        <w:t xml:space="preserve"> use the same tolerances,</w:t>
      </w:r>
      <w:r w:rsidR="00CB4684">
        <w:rPr>
          <w:lang w:val="en-GB"/>
        </w:rPr>
        <w:t xml:space="preserve"> </w:t>
      </w:r>
      <w:r w:rsidR="00881D55">
        <w:rPr>
          <w:lang w:val="en-GB"/>
        </w:rPr>
        <w:t>S-158:100 only provides default tolerances, which are overridden by any product-specific tolerances provided in the S-158:1xx specification.</w:t>
      </w:r>
    </w:p>
    <w:p w14:paraId="5C94D707" w14:textId="52E60D4A" w:rsidR="00D15AE1" w:rsidRPr="005778E3" w:rsidRDefault="00D15AE1" w:rsidP="008A6CD6">
      <w:pPr>
        <w:pStyle w:val="ListParagraph"/>
        <w:numPr>
          <w:ilvl w:val="0"/>
          <w:numId w:val="111"/>
        </w:numPr>
        <w:tabs>
          <w:tab w:val="left" w:pos="1701"/>
        </w:tabs>
        <w:spacing w:line="240" w:lineRule="auto"/>
        <w:rPr>
          <w:lang w:val="en-GB"/>
        </w:rPr>
      </w:pPr>
      <w:r w:rsidRPr="005778E3">
        <w:rPr>
          <w:lang w:val="en-GB"/>
        </w:rPr>
        <w:t xml:space="preserve">For </w:t>
      </w:r>
      <w:r w:rsidR="007A7930" w:rsidRPr="005778E3">
        <w:rPr>
          <w:lang w:val="en-GB"/>
        </w:rPr>
        <w:t xml:space="preserve">Product Specifications which use coordinate multiplication factors, </w:t>
      </w:r>
      <w:r w:rsidRPr="005778E3">
        <w:rPr>
          <w:lang w:val="en-GB"/>
        </w:rPr>
        <w:t xml:space="preserve">all spatial operators </w:t>
      </w:r>
      <w:r w:rsidR="007A7930" w:rsidRPr="005778E3">
        <w:rPr>
          <w:lang w:val="en-GB"/>
        </w:rPr>
        <w:t xml:space="preserve">should use </w:t>
      </w:r>
      <w:r w:rsidRPr="005778E3">
        <w:rPr>
          <w:lang w:val="en-GB"/>
        </w:rPr>
        <w:t>a default tolerance of 1/</w:t>
      </w:r>
      <w:r w:rsidR="007A7930" w:rsidRPr="005778E3">
        <w:rPr>
          <w:lang w:val="en-GB"/>
        </w:rPr>
        <w:t xml:space="preserve">CMFX, 1/CMFY, or 1/CMFZ </w:t>
      </w:r>
      <w:r w:rsidR="00412638" w:rsidRPr="005778E3">
        <w:rPr>
          <w:lang w:val="en-GB"/>
        </w:rPr>
        <w:t xml:space="preserve">(corresponding to the coordinate axis) </w:t>
      </w:r>
      <w:r w:rsidR="007A7930" w:rsidRPr="005778E3">
        <w:rPr>
          <w:lang w:val="en-GB"/>
        </w:rPr>
        <w:t>as appropriate</w:t>
      </w:r>
      <w:r w:rsidRPr="005778E3">
        <w:rPr>
          <w:lang w:val="en-GB"/>
        </w:rPr>
        <w:t xml:space="preserve"> in validation software.</w:t>
      </w:r>
    </w:p>
    <w:p w14:paraId="0F486DBD" w14:textId="43BBA30F" w:rsidR="00B45A52" w:rsidRPr="005778E3" w:rsidRDefault="00412638" w:rsidP="008A6CD6">
      <w:pPr>
        <w:pStyle w:val="ListParagraph"/>
        <w:numPr>
          <w:ilvl w:val="0"/>
          <w:numId w:val="111"/>
        </w:numPr>
        <w:tabs>
          <w:tab w:val="left" w:pos="1701"/>
        </w:tabs>
        <w:spacing w:line="240" w:lineRule="auto"/>
        <w:rPr>
          <w:lang w:val="en-GB"/>
        </w:rPr>
      </w:pPr>
      <w:r w:rsidRPr="005778E3">
        <w:rPr>
          <w:lang w:val="en-GB"/>
        </w:rPr>
        <w:t xml:space="preserve">For Product Specification which do not use coordinate multiplication factors, the default </w:t>
      </w:r>
      <w:r w:rsidR="00B45A52" w:rsidRPr="005778E3">
        <w:rPr>
          <w:lang w:val="en-GB"/>
        </w:rPr>
        <w:t>tolerance should be 10</w:t>
      </w:r>
      <w:r w:rsidR="00B45A52" w:rsidRPr="00C07ACD">
        <w:rPr>
          <w:vertAlign w:val="superscript"/>
          <w:lang w:val="en-GB"/>
        </w:rPr>
        <w:t>-7</w:t>
      </w:r>
      <w:r w:rsidR="00B45A52" w:rsidRPr="005778E3">
        <w:rPr>
          <w:lang w:val="en-GB"/>
        </w:rPr>
        <w:t xml:space="preserve"> </w:t>
      </w:r>
      <w:r w:rsidR="001D6385">
        <w:rPr>
          <w:lang w:val="en-GB"/>
        </w:rPr>
        <w:t xml:space="preserve">degrees </w:t>
      </w:r>
      <w:r w:rsidR="00C07ACD">
        <w:rPr>
          <w:lang w:val="en-GB"/>
        </w:rPr>
        <w:t xml:space="preserve">if the </w:t>
      </w:r>
      <w:r w:rsidR="004D1B27">
        <w:rPr>
          <w:lang w:val="en-GB"/>
        </w:rPr>
        <w:t xml:space="preserve">axis </w:t>
      </w:r>
      <w:r w:rsidR="00C07ACD">
        <w:rPr>
          <w:lang w:val="en-GB"/>
        </w:rPr>
        <w:t>unit is decimal</w:t>
      </w:r>
      <w:r w:rsidR="00B45A52" w:rsidRPr="005778E3">
        <w:rPr>
          <w:lang w:val="en-GB"/>
        </w:rPr>
        <w:t xml:space="preserve"> degrees </w:t>
      </w:r>
      <w:r w:rsidR="00C07ACD">
        <w:rPr>
          <w:lang w:val="en-GB"/>
        </w:rPr>
        <w:t>and 10</w:t>
      </w:r>
      <w:r w:rsidR="00C07ACD" w:rsidRPr="00C07ACD">
        <w:rPr>
          <w:vertAlign w:val="superscript"/>
          <w:lang w:val="en-GB"/>
        </w:rPr>
        <w:t>-2</w:t>
      </w:r>
      <w:r w:rsidR="00C07ACD">
        <w:rPr>
          <w:lang w:val="en-GB"/>
        </w:rPr>
        <w:t xml:space="preserve"> </w:t>
      </w:r>
      <w:r w:rsidR="001D6385">
        <w:rPr>
          <w:lang w:val="en-GB"/>
        </w:rPr>
        <w:t xml:space="preserve">metres </w:t>
      </w:r>
      <w:r w:rsidR="00C07ACD">
        <w:rPr>
          <w:lang w:val="en-GB"/>
        </w:rPr>
        <w:t xml:space="preserve">when the </w:t>
      </w:r>
      <w:r w:rsidR="004D1B27">
        <w:rPr>
          <w:lang w:val="en-GB"/>
        </w:rPr>
        <w:t xml:space="preserve">axis </w:t>
      </w:r>
      <w:r w:rsidR="00C07ACD">
        <w:rPr>
          <w:lang w:val="en-GB"/>
        </w:rPr>
        <w:t>unit is metres.</w:t>
      </w:r>
    </w:p>
    <w:p w14:paraId="14A54B98" w14:textId="7518E5D9" w:rsidR="00B45A52" w:rsidRPr="005778E3" w:rsidRDefault="004D1B27" w:rsidP="008A6CD6">
      <w:pPr>
        <w:pStyle w:val="ListParagraph"/>
        <w:numPr>
          <w:ilvl w:val="0"/>
          <w:numId w:val="111"/>
        </w:numPr>
        <w:tabs>
          <w:tab w:val="left" w:pos="1701"/>
        </w:tabs>
        <w:spacing w:line="240" w:lineRule="auto"/>
        <w:rPr>
          <w:lang w:val="en-GB"/>
        </w:rPr>
      </w:pPr>
      <w:r>
        <w:rPr>
          <w:lang w:val="en-GB"/>
        </w:rPr>
        <w:t xml:space="preserve">The tolerance </w:t>
      </w:r>
      <w:r w:rsidR="005778E3" w:rsidRPr="005778E3">
        <w:rPr>
          <w:lang w:val="en-GB"/>
        </w:rPr>
        <w:t xml:space="preserve">should be </w:t>
      </w:r>
      <w:r>
        <w:rPr>
          <w:lang w:val="en-GB"/>
        </w:rPr>
        <w:t xml:space="preserve">increased to match </w:t>
      </w:r>
      <w:r w:rsidR="00740BB5">
        <w:rPr>
          <w:lang w:val="en-GB"/>
        </w:rPr>
        <w:t xml:space="preserve">the </w:t>
      </w:r>
      <w:r>
        <w:rPr>
          <w:lang w:val="en-GB"/>
        </w:rPr>
        <w:t>precision when</w:t>
      </w:r>
      <w:r w:rsidR="005778E3" w:rsidRPr="005778E3">
        <w:rPr>
          <w:lang w:val="en-GB"/>
        </w:rPr>
        <w:t xml:space="preserve"> </w:t>
      </w:r>
      <w:r w:rsidR="006B3E83">
        <w:rPr>
          <w:lang w:val="en-GB"/>
        </w:rPr>
        <w:t>either of the</w:t>
      </w:r>
      <w:r w:rsidR="005778E3" w:rsidRPr="005778E3">
        <w:rPr>
          <w:lang w:val="en-GB"/>
        </w:rPr>
        <w:t xml:space="preserve"> coordinate</w:t>
      </w:r>
      <w:r>
        <w:rPr>
          <w:lang w:val="en-GB"/>
        </w:rPr>
        <w:t xml:space="preserve"> field</w:t>
      </w:r>
      <w:r w:rsidR="006B3E83">
        <w:rPr>
          <w:lang w:val="en-GB"/>
        </w:rPr>
        <w:t>s being compared</w:t>
      </w:r>
      <w:r w:rsidR="005778E3" w:rsidRPr="005778E3">
        <w:rPr>
          <w:lang w:val="en-GB"/>
        </w:rPr>
        <w:t xml:space="preserve"> uses a lower precision. For example, comparisons involving bounding boxes in discovery metadata should use a precision of 0.01 degrees since that is the precision of coordinate values for bounding boxes in discovery metadata.</w:t>
      </w:r>
    </w:p>
    <w:p w14:paraId="32FA9201" w14:textId="1FDB4DED" w:rsidR="005778E3" w:rsidRPr="00B45A52" w:rsidRDefault="005778E3" w:rsidP="00D15AE1">
      <w:pPr>
        <w:tabs>
          <w:tab w:val="left" w:pos="1701"/>
        </w:tabs>
        <w:spacing w:after="120" w:line="240" w:lineRule="auto"/>
        <w:rPr>
          <w:lang w:val="en-GB"/>
        </w:rPr>
      </w:pPr>
      <w:r>
        <w:rPr>
          <w:lang w:val="en-GB"/>
        </w:rPr>
        <w:t>In all cases, the respective S-158:1xx may override the default precision described above.</w:t>
      </w:r>
    </w:p>
    <w:p w14:paraId="5EF723C0" w14:textId="08CE7948" w:rsidR="002C7023" w:rsidRDefault="002C7023" w:rsidP="002C7023">
      <w:pPr>
        <w:pStyle w:val="Heading1"/>
        <w:rPr>
          <w:lang w:val="en-GB"/>
        </w:rPr>
      </w:pPr>
      <w:bookmarkStart w:id="289" w:name="_Ref183904858"/>
      <w:bookmarkStart w:id="290" w:name="_Toc191317466"/>
      <w:r>
        <w:rPr>
          <w:lang w:val="en-GB"/>
        </w:rPr>
        <w:t>Other Components of this Specification</w:t>
      </w:r>
      <w:bookmarkEnd w:id="289"/>
      <w:bookmarkEnd w:id="290"/>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423BF8A7" w14:textId="3260CBE5" w:rsidR="002C7023" w:rsidRPr="00AE3D32" w:rsidDel="001D666E" w:rsidRDefault="002C7023" w:rsidP="00AE3D32">
      <w:pPr>
        <w:pStyle w:val="ListParagraph"/>
        <w:numPr>
          <w:ilvl w:val="0"/>
          <w:numId w:val="108"/>
        </w:numPr>
        <w:rPr>
          <w:del w:id="291" w:author="Raphael Malyankar" w:date="2026-08-15T21:50:00Z" w16du:dateUtc="2026-08-16T04:50:00Z"/>
          <w:lang w:val="en-GB"/>
        </w:rPr>
      </w:pPr>
      <w:r w:rsidRPr="00AE3D32">
        <w:rPr>
          <w:lang w:val="en-GB"/>
        </w:rPr>
        <w:t>Spreadsheet of S-10</w:t>
      </w:r>
      <w:r w:rsidR="007A7930">
        <w:rPr>
          <w:lang w:val="en-GB"/>
        </w:rPr>
        <w:t>0</w:t>
      </w:r>
      <w:r w:rsidRPr="00AE3D32">
        <w:rPr>
          <w:lang w:val="en-GB"/>
        </w:rPr>
        <w:t xml:space="preserve"> validation checks named </w:t>
      </w:r>
      <w:r w:rsidR="00EA5F70">
        <w:rPr>
          <w:lang w:val="en-GB"/>
        </w:rPr>
        <w:t>S-158_100_</w:t>
      </w:r>
      <w:ins w:id="292" w:author="Raphael Malyankar" w:date="2026-08-15T21:46:00Z" w16du:dateUtc="2026-08-16T04:46:00Z">
        <w:r w:rsidR="001D666E">
          <w:rPr>
            <w:lang w:val="en-GB"/>
          </w:rPr>
          <w:t>2</w:t>
        </w:r>
      </w:ins>
      <w:del w:id="293" w:author="Raphael Malyankar" w:date="2026-08-15T21:46:00Z" w16du:dateUtc="2026-08-16T04:46:00Z">
        <w:r w:rsidR="008A6CD6" w:rsidDel="001D666E">
          <w:rPr>
            <w:lang w:val="en-GB"/>
          </w:rPr>
          <w:delText>1</w:delText>
        </w:r>
      </w:del>
      <w:r w:rsidR="008A6CD6">
        <w:rPr>
          <w:lang w:val="en-GB"/>
        </w:rPr>
        <w:t>_0_</w:t>
      </w:r>
      <w:r w:rsidR="004758D8">
        <w:rPr>
          <w:lang w:val="en-GB"/>
        </w:rPr>
        <w:t>0</w:t>
      </w:r>
      <w:r w:rsidR="00EA5F70">
        <w:rPr>
          <w:lang w:val="en-GB"/>
        </w:rPr>
        <w:t>_</w:t>
      </w:r>
      <w:r w:rsidR="00804DDA">
        <w:rPr>
          <w:lang w:val="en-GB"/>
        </w:rPr>
        <w:t>YYYYMMDD</w:t>
      </w:r>
      <w:r w:rsidR="00EA5F70">
        <w:rPr>
          <w:lang w:val="en-GB"/>
        </w:rPr>
        <w:t>.xlsx</w:t>
      </w:r>
      <w:r w:rsidRPr="00AE3D32">
        <w:rPr>
          <w:lang w:val="en-GB"/>
        </w:rPr>
        <w:t>.</w:t>
      </w:r>
    </w:p>
    <w:p w14:paraId="6302DFC4" w14:textId="77777777" w:rsidR="002C7023" w:rsidRPr="001D666E" w:rsidDel="001D666E" w:rsidRDefault="002C7023">
      <w:pPr>
        <w:pStyle w:val="ListParagraph"/>
        <w:numPr>
          <w:ilvl w:val="0"/>
          <w:numId w:val="108"/>
        </w:numPr>
        <w:rPr>
          <w:del w:id="294" w:author="Raphael Malyankar" w:date="2026-08-15T21:50:00Z" w16du:dateUtc="2026-08-16T04:50:00Z"/>
          <w:lang w:val="en-GB"/>
        </w:rPr>
        <w:pPrChange w:id="295" w:author="Raphael Malyankar" w:date="2026-08-15T21:50:00Z" w16du:dateUtc="2026-08-16T04:50:00Z">
          <w:pPr/>
        </w:pPrChange>
      </w:pPr>
    </w:p>
    <w:p w14:paraId="623B95EC" w14:textId="77777777" w:rsidR="002C7023" w:rsidRPr="001D666E" w:rsidRDefault="002C7023">
      <w:pPr>
        <w:pStyle w:val="ListParagraph"/>
        <w:numPr>
          <w:ilvl w:val="0"/>
          <w:numId w:val="108"/>
        </w:numPr>
        <w:rPr>
          <w:lang w:val="en-GB"/>
        </w:rPr>
        <w:pPrChange w:id="296" w:author="Raphael Malyankar" w:date="2026-08-15T21:50:00Z" w16du:dateUtc="2026-08-16T04:50:00Z">
          <w:pPr/>
        </w:pPrChange>
      </w:pPr>
    </w:p>
    <w:sectPr w:rsidR="002C7023" w:rsidRPr="001D666E" w:rsidSect="00301BD2">
      <w:headerReference w:type="even" r:id="rId27"/>
      <w:headerReference w:type="default" r:id="rId28"/>
      <w:footerReference w:type="even" r:id="rId29"/>
      <w:footerReference w:type="default" r:id="rId30"/>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0" w:author="Raphael Malyankar" w:date="2026-08-15T21:38:00Z" w:initials="rmm">
    <w:p w14:paraId="70DE53BF" w14:textId="292622A6" w:rsidR="00DF00FF" w:rsidRDefault="00DF00FF">
      <w:pPr>
        <w:pStyle w:val="CommentText"/>
      </w:pPr>
      <w:r>
        <w:rPr>
          <w:rStyle w:val="CommentReference"/>
        </w:rPr>
        <w:annotationRef/>
      </w:r>
      <w:r>
        <w:t>Revisit after list of checks is updated to use standardized language.</w:t>
      </w:r>
    </w:p>
  </w:comment>
  <w:comment w:id="191" w:author="Raphael Malyankar" w:date="2026-08-31T16:34:00Z" w:initials="rmm">
    <w:p w14:paraId="5D1ED3F9" w14:textId="32ECDA7E" w:rsidR="005921E7" w:rsidRDefault="005921E7">
      <w:pPr>
        <w:pStyle w:val="CommentText"/>
      </w:pPr>
      <w:r>
        <w:rPr>
          <w:rStyle w:val="CommentReference"/>
        </w:rPr>
        <w:annotationRef/>
      </w:r>
      <w:r>
        <w:t>8/31: Partial updates have been applied in Excel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E53BF" w15:done="0"/>
  <w15:commentEx w15:paraId="5D1ED3F9" w15:paraIdParent="70DE5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05733" w16cex:dateUtc="2026-08-16T04:38:00Z"/>
  <w16cex:commentExtensible w16cex:durableId="21B69F53" w16cex:dateUtc="2026-08-31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E53BF" w16cid:durableId="2CF05733"/>
  <w16cid:commentId w16cid:paraId="5D1ED3F9" w16cid:durableId="21B69F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04312" w14:textId="77777777" w:rsidR="00423FA4" w:rsidRDefault="00423FA4" w:rsidP="003B41C3">
      <w:pPr>
        <w:spacing w:line="240" w:lineRule="auto"/>
      </w:pPr>
      <w:r>
        <w:separator/>
      </w:r>
    </w:p>
  </w:endnote>
  <w:endnote w:type="continuationSeparator" w:id="0">
    <w:p w14:paraId="7CF5CEFE" w14:textId="77777777" w:rsidR="00423FA4" w:rsidRDefault="00423FA4"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6548F9D0" w:rsidR="009D0E32" w:rsidRPr="00B90C51" w:rsidRDefault="00B4561C" w:rsidP="00343120">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-1</w:t>
    </w:r>
    <w:r w:rsidR="00723E95">
      <w:rPr>
        <w:rFonts w:ascii="Arial" w:hAnsi="Arial" w:cs="Arial"/>
        <w:sz w:val="16"/>
      </w:rPr>
      <w:t>58</w:t>
    </w:r>
    <w:r w:rsidR="0088284E">
      <w:rPr>
        <w:rFonts w:ascii="Arial" w:hAnsi="Arial" w:cs="Arial"/>
        <w:sz w:val="16"/>
      </w:rPr>
      <w:t>:100</w:t>
    </w:r>
    <w:r w:rsidR="009D0E32">
      <w:rPr>
        <w:rFonts w:ascii="Arial" w:hAnsi="Arial" w:cs="Arial"/>
        <w:sz w:val="16"/>
      </w:rPr>
      <w:ptab w:relativeTo="margin" w:alignment="center" w:leader="none"/>
    </w:r>
    <w:ins w:id="126" w:author="Raphael Malyankar" w:date="2026-10-18T03:49:00Z" w16du:dateUtc="2026-10-18T10:49:00Z">
      <w:r w:rsidR="00CF148D">
        <w:rPr>
          <w:rFonts w:ascii="Arial" w:hAnsi="Arial" w:cs="Arial"/>
          <w:sz w:val="16"/>
        </w:rPr>
        <w:t>October</w:t>
      </w:r>
    </w:ins>
    <w:del w:id="127" w:author="Raphael Malyankar" w:date="2026-10-18T03:49:00Z" w16du:dateUtc="2026-10-18T10:49:00Z">
      <w:r w:rsidR="001D666E" w:rsidDel="00CF148D">
        <w:rPr>
          <w:rFonts w:ascii="Arial" w:hAnsi="Arial" w:cs="Arial"/>
          <w:sz w:val="16"/>
        </w:rPr>
        <w:delText>August</w:delText>
      </w:r>
    </w:del>
    <w:r w:rsidR="001D666E">
      <w:rPr>
        <w:rFonts w:ascii="Arial" w:hAnsi="Arial" w:cs="Arial"/>
        <w:sz w:val="16"/>
      </w:rPr>
      <w:t xml:space="preserve">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sidR="001D666E">
      <w:rPr>
        <w:rFonts w:ascii="Arial" w:hAnsi="Arial" w:cs="Arial"/>
        <w:sz w:val="16"/>
      </w:rPr>
      <w:t>2</w:t>
    </w:r>
    <w:r w:rsidR="007F6D1B">
      <w:rPr>
        <w:rFonts w:ascii="Arial" w:hAnsi="Arial" w:cs="Arial"/>
        <w:sz w:val="16"/>
      </w:rPr>
      <w:t>.0.</w:t>
    </w:r>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56DE3CC3" w:rsidR="009D0E32" w:rsidRPr="00B90C51" w:rsidRDefault="00B4561C" w:rsidP="00B943EE">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-1</w:t>
    </w:r>
    <w:r w:rsidR="00723E95">
      <w:rPr>
        <w:rFonts w:ascii="Arial" w:hAnsi="Arial" w:cs="Arial"/>
        <w:sz w:val="16"/>
      </w:rPr>
      <w:t>58</w:t>
    </w:r>
    <w:r w:rsidR="007250CC">
      <w:rPr>
        <w:rFonts w:ascii="Arial" w:hAnsi="Arial" w:cs="Arial"/>
        <w:sz w:val="16"/>
      </w:rPr>
      <w:t>:100</w:t>
    </w:r>
    <w:r w:rsidR="009D0E32">
      <w:rPr>
        <w:rFonts w:ascii="Arial" w:hAnsi="Arial" w:cs="Arial"/>
        <w:sz w:val="16"/>
      </w:rPr>
      <w:ptab w:relativeTo="margin" w:alignment="center" w:leader="none"/>
    </w:r>
    <w:ins w:id="128" w:author="Raphael Malyankar" w:date="2026-10-18T03:49:00Z" w16du:dateUtc="2026-10-18T10:49:00Z">
      <w:r w:rsidR="00CF148D">
        <w:rPr>
          <w:rFonts w:ascii="Arial" w:hAnsi="Arial" w:cs="Arial"/>
          <w:sz w:val="16"/>
        </w:rPr>
        <w:t>October</w:t>
      </w:r>
    </w:ins>
    <w:del w:id="129" w:author="Raphael Malyankar" w:date="2026-10-18T03:49:00Z" w16du:dateUtc="2026-10-18T10:49:00Z">
      <w:r w:rsidR="001D666E" w:rsidDel="00CF148D">
        <w:rPr>
          <w:rFonts w:ascii="Arial" w:hAnsi="Arial" w:cs="Arial"/>
          <w:sz w:val="16"/>
        </w:rPr>
        <w:delText>August</w:delText>
      </w:r>
    </w:del>
    <w:r w:rsidR="001D666E">
      <w:rPr>
        <w:rFonts w:ascii="Arial" w:hAnsi="Arial" w:cs="Arial"/>
        <w:sz w:val="16"/>
      </w:rPr>
      <w:t xml:space="preserve">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sidR="001D666E">
      <w:rPr>
        <w:rFonts w:ascii="Arial" w:hAnsi="Arial" w:cs="Arial"/>
        <w:sz w:val="16"/>
      </w:rPr>
      <w:t>2</w:t>
    </w:r>
    <w:r w:rsidR="007F6D1B">
      <w:rPr>
        <w:rFonts w:ascii="Arial" w:hAnsi="Arial" w:cs="Arial"/>
        <w:sz w:val="16"/>
      </w:rPr>
      <w:t>.0</w:t>
    </w:r>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2AF750BA" w:rsidR="009D0E32" w:rsidRPr="003C4461" w:rsidRDefault="00B4561C" w:rsidP="00E04BD2">
    <w:pPr>
      <w:tabs>
        <w:tab w:val="center" w:pos="4536"/>
        <w:tab w:val="right" w:pos="9072"/>
      </w:tabs>
      <w:spacing w:after="0" w:line="220" w:lineRule="exact"/>
      <w:rPr>
        <w:rFonts w:cs="Arial"/>
        <w:sz w:val="16"/>
      </w:rPr>
    </w:pPr>
    <w:r>
      <w:rPr>
        <w:rFonts w:cs="Arial"/>
        <w:sz w:val="16"/>
      </w:rPr>
      <w:t>WD</w:t>
    </w:r>
    <w:r w:rsidR="009D0E32" w:rsidRPr="003C4461">
      <w:rPr>
        <w:rFonts w:cs="Arial"/>
        <w:sz w:val="16"/>
      </w:rPr>
      <w:t>-1</w:t>
    </w:r>
    <w:r w:rsidR="00723E95">
      <w:rPr>
        <w:rFonts w:cs="Arial"/>
        <w:sz w:val="16"/>
      </w:rPr>
      <w:t>58</w:t>
    </w:r>
    <w:r w:rsidR="007250CC">
      <w:rPr>
        <w:rFonts w:cs="Arial"/>
        <w:sz w:val="16"/>
      </w:rPr>
      <w:t>:100</w:t>
    </w:r>
    <w:r w:rsidR="009D0E32" w:rsidRPr="003C4461">
      <w:rPr>
        <w:rFonts w:cs="Arial"/>
        <w:sz w:val="16"/>
      </w:rPr>
      <w:tab/>
    </w:r>
    <w:ins w:id="297" w:author="Raphael Malyankar" w:date="2026-10-18T03:49:00Z" w16du:dateUtc="2026-10-18T10:49:00Z">
      <w:r w:rsidR="00CF148D">
        <w:rPr>
          <w:rFonts w:cs="Arial"/>
          <w:sz w:val="16"/>
        </w:rPr>
        <w:t>October</w:t>
      </w:r>
    </w:ins>
    <w:del w:id="298" w:author="Raphael Malyankar" w:date="2026-10-18T03:49:00Z" w16du:dateUtc="2026-10-18T10:49:00Z">
      <w:r w:rsidR="001D666E" w:rsidDel="00CF148D">
        <w:rPr>
          <w:rFonts w:cs="Arial"/>
          <w:sz w:val="16"/>
        </w:rPr>
        <w:delText>August</w:delText>
      </w:r>
    </w:del>
    <w:r w:rsidR="001D666E">
      <w:rPr>
        <w:rFonts w:cs="Arial"/>
        <w:sz w:val="16"/>
      </w:rPr>
      <w:t xml:space="preserve"> 2026</w:t>
    </w:r>
    <w:r w:rsidR="009D0E32" w:rsidRPr="003C4461">
      <w:rPr>
        <w:rFonts w:cs="Arial"/>
        <w:sz w:val="16"/>
      </w:rPr>
      <w:tab/>
      <w:t xml:space="preserve">Edition </w:t>
    </w:r>
    <w:r w:rsidR="001D666E">
      <w:rPr>
        <w:rFonts w:cs="Arial"/>
        <w:sz w:val="16"/>
      </w:rPr>
      <w:t>2</w:t>
    </w:r>
    <w:r w:rsidR="007F6D1B">
      <w:rPr>
        <w:rFonts w:cs="Arial"/>
        <w:sz w:val="16"/>
      </w:rPr>
      <w:t>.0</w:t>
    </w:r>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16CF7551" w:rsidR="009D0E32" w:rsidRPr="004115CF" w:rsidRDefault="00B4561C" w:rsidP="00E04BD2">
    <w:pPr>
      <w:tabs>
        <w:tab w:val="center" w:pos="4536"/>
        <w:tab w:val="right" w:pos="9072"/>
      </w:tabs>
      <w:spacing w:after="0" w:line="220" w:lineRule="exact"/>
      <w:rPr>
        <w:rFonts w:cs="Arial"/>
        <w:sz w:val="16"/>
      </w:rPr>
    </w:pPr>
    <w:r>
      <w:rPr>
        <w:rFonts w:cs="Arial"/>
        <w:sz w:val="16"/>
      </w:rPr>
      <w:t>WD</w:t>
    </w:r>
    <w:r w:rsidR="009D0E32" w:rsidRPr="004115CF">
      <w:rPr>
        <w:rFonts w:cs="Arial"/>
        <w:sz w:val="16"/>
      </w:rPr>
      <w:t>-1</w:t>
    </w:r>
    <w:r w:rsidR="00723E95">
      <w:rPr>
        <w:rFonts w:cs="Arial"/>
        <w:sz w:val="16"/>
      </w:rPr>
      <w:t>58</w:t>
    </w:r>
    <w:r w:rsidR="007250CC">
      <w:rPr>
        <w:rFonts w:cs="Arial"/>
        <w:sz w:val="16"/>
      </w:rPr>
      <w:t>:100</w:t>
    </w:r>
    <w:r w:rsidR="009D0E32" w:rsidRPr="004115CF">
      <w:rPr>
        <w:rFonts w:cs="Arial"/>
        <w:sz w:val="16"/>
      </w:rPr>
      <w:tab/>
    </w:r>
    <w:ins w:id="299" w:author="Raphael Malyankar" w:date="2026-10-18T03:49:00Z" w16du:dateUtc="2026-10-18T10:49:00Z">
      <w:r w:rsidR="00CF148D">
        <w:rPr>
          <w:rFonts w:cs="Arial"/>
          <w:sz w:val="16"/>
        </w:rPr>
        <w:t>Oc</w:t>
      </w:r>
    </w:ins>
    <w:ins w:id="300" w:author="Raphael Malyankar" w:date="2026-10-18T03:50:00Z" w16du:dateUtc="2026-10-18T10:50:00Z">
      <w:r w:rsidR="00CF148D">
        <w:rPr>
          <w:rFonts w:cs="Arial"/>
          <w:sz w:val="16"/>
        </w:rPr>
        <w:t>tober</w:t>
      </w:r>
    </w:ins>
    <w:del w:id="301" w:author="Raphael Malyankar" w:date="2026-10-18T03:49:00Z" w16du:dateUtc="2026-10-18T10:49:00Z">
      <w:r w:rsidR="001D666E" w:rsidDel="00CF148D">
        <w:rPr>
          <w:rFonts w:cs="Arial"/>
          <w:sz w:val="16"/>
        </w:rPr>
        <w:delText>August</w:delText>
      </w:r>
    </w:del>
    <w:r w:rsidR="001D666E">
      <w:rPr>
        <w:rFonts w:cs="Arial"/>
        <w:sz w:val="16"/>
      </w:rPr>
      <w:t xml:space="preserve"> 2026</w:t>
    </w:r>
    <w:r w:rsidR="009D0E32" w:rsidRPr="004115CF">
      <w:rPr>
        <w:rFonts w:cs="Arial"/>
        <w:sz w:val="16"/>
      </w:rPr>
      <w:tab/>
      <w:t xml:space="preserve">Edition </w:t>
    </w:r>
    <w:r w:rsidR="001D666E">
      <w:rPr>
        <w:rFonts w:cs="Arial"/>
        <w:sz w:val="16"/>
      </w:rPr>
      <w:t>2</w:t>
    </w:r>
    <w:r w:rsidR="007F6D1B">
      <w:rPr>
        <w:rFonts w:cs="Arial"/>
        <w:sz w:val="16"/>
      </w:rPr>
      <w:t>.0</w:t>
    </w:r>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E32A" w14:textId="77777777" w:rsidR="00423FA4" w:rsidRDefault="00423FA4" w:rsidP="003B41C3">
      <w:pPr>
        <w:spacing w:line="240" w:lineRule="auto"/>
      </w:pPr>
      <w:r>
        <w:separator/>
      </w:r>
    </w:p>
  </w:footnote>
  <w:footnote w:type="continuationSeparator" w:id="0">
    <w:p w14:paraId="0E5A1978" w14:textId="77777777" w:rsidR="00423FA4" w:rsidRDefault="00423FA4"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1F1CDD55"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88284E">
      <w:rPr>
        <w:rFonts w:eastAsia="Times New Roman" w:cs="Arial"/>
        <w:sz w:val="16"/>
        <w:szCs w:val="16"/>
        <w:lang w:val="en-US" w:eastAsia="en-US"/>
      </w:rPr>
      <w:t xml:space="preserve">S-100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0AEE2BBF"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7250CC">
      <w:rPr>
        <w:rStyle w:val="PageNumber"/>
        <w:sz w:val="16"/>
        <w:szCs w:val="16"/>
        <w:lang w:val="en-US"/>
      </w:rPr>
      <w:t xml:space="preserve">S-100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5718F147"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7250CC">
      <w:rPr>
        <w:rFonts w:eastAsia="Times New Roman" w:cs="Arial"/>
        <w:sz w:val="16"/>
        <w:szCs w:val="16"/>
        <w:lang w:val="en-US" w:eastAsia="en-US"/>
      </w:rPr>
      <w:t xml:space="preserve">S-100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0E3161AF"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7250CC">
      <w:rPr>
        <w:rStyle w:val="PageNumber"/>
        <w:sz w:val="16"/>
        <w:szCs w:val="16"/>
      </w:rPr>
      <w:t xml:space="preserve">S-100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40B"/>
    <w:multiLevelType w:val="multilevel"/>
    <w:tmpl w:val="0000088E"/>
    <w:lvl w:ilvl="0">
      <w:start w:val="1"/>
      <w:numFmt w:val="lowerLetter"/>
      <w:lvlText w:val="(%1)"/>
      <w:lvlJc w:val="left"/>
      <w:pPr>
        <w:ind w:left="100" w:hanging="331"/>
      </w:pPr>
      <w:rPr>
        <w:rFonts w:ascii="Arial" w:hAnsi="Arial" w:cs="Arial"/>
        <w:b w:val="0"/>
        <w:bCs w:val="0"/>
        <w:sz w:val="22"/>
        <w:szCs w:val="22"/>
      </w:rPr>
    </w:lvl>
    <w:lvl w:ilvl="1">
      <w:numFmt w:val="bullet"/>
      <w:lvlText w:val=""/>
      <w:lvlJc w:val="left"/>
      <w:pPr>
        <w:ind w:left="820" w:hanging="360"/>
      </w:pPr>
      <w:rPr>
        <w:rFonts w:ascii="Symbol" w:hAnsi="Symbol" w:cs="Symbol"/>
        <w:b w:val="0"/>
        <w:bCs w:val="0"/>
        <w:sz w:val="22"/>
        <w:szCs w:val="22"/>
      </w:rPr>
    </w:lvl>
    <w:lvl w:ilvl="2">
      <w:numFmt w:val="bullet"/>
      <w:lvlText w:val="•"/>
      <w:lvlJc w:val="left"/>
      <w:pPr>
        <w:ind w:left="1793" w:hanging="360"/>
      </w:pPr>
    </w:lvl>
    <w:lvl w:ilvl="3">
      <w:numFmt w:val="bullet"/>
      <w:lvlText w:val="•"/>
      <w:lvlJc w:val="left"/>
      <w:pPr>
        <w:ind w:left="2766" w:hanging="360"/>
      </w:pPr>
    </w:lvl>
    <w:lvl w:ilvl="4">
      <w:numFmt w:val="bullet"/>
      <w:lvlText w:val="•"/>
      <w:lvlJc w:val="left"/>
      <w:pPr>
        <w:ind w:left="3740" w:hanging="360"/>
      </w:pPr>
    </w:lvl>
    <w:lvl w:ilvl="5">
      <w:numFmt w:val="bullet"/>
      <w:lvlText w:val="•"/>
      <w:lvlJc w:val="left"/>
      <w:pPr>
        <w:ind w:left="4713" w:hanging="360"/>
      </w:pPr>
    </w:lvl>
    <w:lvl w:ilvl="6">
      <w:numFmt w:val="bullet"/>
      <w:lvlText w:val="•"/>
      <w:lvlJc w:val="left"/>
      <w:pPr>
        <w:ind w:left="5686" w:hanging="360"/>
      </w:pPr>
    </w:lvl>
    <w:lvl w:ilvl="7">
      <w:numFmt w:val="bullet"/>
      <w:lvlText w:val="•"/>
      <w:lvlJc w:val="left"/>
      <w:pPr>
        <w:ind w:left="6660" w:hanging="360"/>
      </w:pPr>
    </w:lvl>
    <w:lvl w:ilvl="8">
      <w:numFmt w:val="bullet"/>
      <w:lvlText w:val="•"/>
      <w:lvlJc w:val="left"/>
      <w:pPr>
        <w:ind w:left="7633" w:hanging="360"/>
      </w:pPr>
    </w:lvl>
  </w:abstractNum>
  <w:abstractNum w:abstractNumId="6" w15:restartNumberingAfterBreak="0">
    <w:nsid w:val="01030BE4"/>
    <w:multiLevelType w:val="hybridMultilevel"/>
    <w:tmpl w:val="DCC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04868"/>
    <w:multiLevelType w:val="hybridMultilevel"/>
    <w:tmpl w:val="0C72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0"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85657D"/>
    <w:multiLevelType w:val="hybridMultilevel"/>
    <w:tmpl w:val="846A53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FB0115"/>
    <w:multiLevelType w:val="hybridMultilevel"/>
    <w:tmpl w:val="7A9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A29C6"/>
    <w:multiLevelType w:val="hybridMultilevel"/>
    <w:tmpl w:val="6E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8A5B1C"/>
    <w:multiLevelType w:val="hybridMultilevel"/>
    <w:tmpl w:val="23D4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C45AD3"/>
    <w:multiLevelType w:val="multilevel"/>
    <w:tmpl w:val="B1801E64"/>
    <w:lvl w:ilvl="0">
      <w:start w:val="1"/>
      <w:numFmt w:val="decimal"/>
      <w:lvlText w:val="%1"/>
      <w:lvlJc w:val="left"/>
      <w:pPr>
        <w:ind w:left="432"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81308"/>
    <w:multiLevelType w:val="hybridMultilevel"/>
    <w:tmpl w:val="BA7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640EA9"/>
    <w:multiLevelType w:val="hybridMultilevel"/>
    <w:tmpl w:val="3D96243E"/>
    <w:lvl w:ilvl="0" w:tplc="FD4CCF6E">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3A13ACB"/>
    <w:multiLevelType w:val="hybridMultilevel"/>
    <w:tmpl w:val="84A8A6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152F51"/>
    <w:multiLevelType w:val="hybridMultilevel"/>
    <w:tmpl w:val="765E5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24" w15:restartNumberingAfterBreak="0">
    <w:nsid w:val="175C46DC"/>
    <w:multiLevelType w:val="hybridMultilevel"/>
    <w:tmpl w:val="5F4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2904C2"/>
    <w:multiLevelType w:val="hybridMultilevel"/>
    <w:tmpl w:val="8296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2F27CF"/>
    <w:multiLevelType w:val="hybridMultilevel"/>
    <w:tmpl w:val="C60A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C727960"/>
    <w:multiLevelType w:val="hybridMultilevel"/>
    <w:tmpl w:val="597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AC1ABB"/>
    <w:multiLevelType w:val="hybridMultilevel"/>
    <w:tmpl w:val="4212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1F2C06D1"/>
    <w:multiLevelType w:val="hybridMultilevel"/>
    <w:tmpl w:val="749E3252"/>
    <w:lvl w:ilvl="0" w:tplc="55FCF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581B3A"/>
    <w:multiLevelType w:val="hybridMultilevel"/>
    <w:tmpl w:val="7A8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4"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E06C2B"/>
    <w:multiLevelType w:val="hybridMultilevel"/>
    <w:tmpl w:val="0932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0D1DB4"/>
    <w:multiLevelType w:val="hybridMultilevel"/>
    <w:tmpl w:val="95C8B09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29FE42B7"/>
    <w:multiLevelType w:val="hybridMultilevel"/>
    <w:tmpl w:val="6C90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41" w15:restartNumberingAfterBreak="0">
    <w:nsid w:val="2DDA44D8"/>
    <w:multiLevelType w:val="hybridMultilevel"/>
    <w:tmpl w:val="A67209A4"/>
    <w:lvl w:ilvl="0" w:tplc="82F80C3A">
      <w:start w:val="1"/>
      <w:numFmt w:val="decimal"/>
      <w:lvlText w:val="%1."/>
      <w:lvlJc w:val="left"/>
      <w:pPr>
        <w:ind w:left="1080" w:hanging="360"/>
      </w:pPr>
    </w:lvl>
    <w:lvl w:ilvl="1" w:tplc="775475D8">
      <w:start w:val="1"/>
      <w:numFmt w:val="lowerLetter"/>
      <w:lvlText w:val="%2."/>
      <w:lvlJc w:val="left"/>
      <w:pPr>
        <w:ind w:left="1800" w:hanging="360"/>
      </w:pPr>
    </w:lvl>
    <w:lvl w:ilvl="2" w:tplc="6CE87FAA">
      <w:start w:val="1"/>
      <w:numFmt w:val="lowerRoman"/>
      <w:lvlText w:val="%3."/>
      <w:lvlJc w:val="right"/>
      <w:pPr>
        <w:ind w:left="2520" w:hanging="180"/>
      </w:pPr>
    </w:lvl>
    <w:lvl w:ilvl="3" w:tplc="FE04A9AE">
      <w:start w:val="1"/>
      <w:numFmt w:val="decimal"/>
      <w:lvlText w:val="%4."/>
      <w:lvlJc w:val="left"/>
      <w:pPr>
        <w:ind w:left="3240" w:hanging="360"/>
      </w:pPr>
    </w:lvl>
    <w:lvl w:ilvl="4" w:tplc="0532B80E">
      <w:start w:val="1"/>
      <w:numFmt w:val="lowerLetter"/>
      <w:lvlText w:val="%5."/>
      <w:lvlJc w:val="left"/>
      <w:pPr>
        <w:ind w:left="3960" w:hanging="360"/>
      </w:pPr>
    </w:lvl>
    <w:lvl w:ilvl="5" w:tplc="A7C8584C">
      <w:start w:val="1"/>
      <w:numFmt w:val="lowerRoman"/>
      <w:lvlText w:val="%6."/>
      <w:lvlJc w:val="right"/>
      <w:pPr>
        <w:ind w:left="4680" w:hanging="180"/>
      </w:pPr>
    </w:lvl>
    <w:lvl w:ilvl="6" w:tplc="C930D95E">
      <w:start w:val="1"/>
      <w:numFmt w:val="decimal"/>
      <w:lvlText w:val="%7."/>
      <w:lvlJc w:val="left"/>
      <w:pPr>
        <w:ind w:left="5400" w:hanging="360"/>
      </w:pPr>
    </w:lvl>
    <w:lvl w:ilvl="7" w:tplc="94167916">
      <w:start w:val="1"/>
      <w:numFmt w:val="lowerLetter"/>
      <w:lvlText w:val="%8."/>
      <w:lvlJc w:val="left"/>
      <w:pPr>
        <w:ind w:left="6120" w:hanging="360"/>
      </w:pPr>
    </w:lvl>
    <w:lvl w:ilvl="8" w:tplc="E5381D14">
      <w:start w:val="1"/>
      <w:numFmt w:val="lowerRoman"/>
      <w:lvlText w:val="%9."/>
      <w:lvlJc w:val="right"/>
      <w:pPr>
        <w:ind w:left="6840" w:hanging="180"/>
      </w:pPr>
    </w:lvl>
  </w:abstractNum>
  <w:abstractNum w:abstractNumId="4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2813CAB"/>
    <w:multiLevelType w:val="hybridMultilevel"/>
    <w:tmpl w:val="4E5A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F51609"/>
    <w:multiLevelType w:val="hybridMultilevel"/>
    <w:tmpl w:val="26D0781A"/>
    <w:lvl w:ilvl="0" w:tplc="A4388A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47"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50"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1"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2" w15:restartNumberingAfterBreak="0">
    <w:nsid w:val="387F13C1"/>
    <w:multiLevelType w:val="hybridMultilevel"/>
    <w:tmpl w:val="345CF4A0"/>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26033A"/>
    <w:multiLevelType w:val="hybridMultilevel"/>
    <w:tmpl w:val="0FB6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3B6E16"/>
    <w:multiLevelType w:val="hybridMultilevel"/>
    <w:tmpl w:val="A28C8470"/>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56" w15:restartNumberingAfterBreak="0">
    <w:nsid w:val="3CE428D5"/>
    <w:multiLevelType w:val="hybridMultilevel"/>
    <w:tmpl w:val="6B80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A43E56"/>
    <w:multiLevelType w:val="hybridMultilevel"/>
    <w:tmpl w:val="4644E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FC93FA4"/>
    <w:multiLevelType w:val="hybridMultilevel"/>
    <w:tmpl w:val="598A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AA642E"/>
    <w:multiLevelType w:val="hybridMultilevel"/>
    <w:tmpl w:val="5B6484EE"/>
    <w:lvl w:ilvl="0" w:tplc="040C000B">
      <w:start w:val="1"/>
      <w:numFmt w:val="bullet"/>
      <w:lvlText w:val=""/>
      <w:lvlJc w:val="left"/>
      <w:pPr>
        <w:ind w:left="722" w:hanging="360"/>
      </w:pPr>
      <w:rPr>
        <w:rFonts w:ascii="Wingdings" w:hAnsi="Wingdings" w:hint="default"/>
      </w:rPr>
    </w:lvl>
    <w:lvl w:ilvl="1" w:tplc="04090003" w:tentative="1">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63" w15:restartNumberingAfterBreak="0">
    <w:nsid w:val="463A7438"/>
    <w:multiLevelType w:val="hybridMultilevel"/>
    <w:tmpl w:val="AD5C1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D94741"/>
    <w:multiLevelType w:val="hybridMultilevel"/>
    <w:tmpl w:val="841E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030444"/>
    <w:multiLevelType w:val="hybridMultilevel"/>
    <w:tmpl w:val="C5A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94821EB"/>
    <w:multiLevelType w:val="hybridMultilevel"/>
    <w:tmpl w:val="F73AF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8"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1C5553"/>
    <w:multiLevelType w:val="hybridMultilevel"/>
    <w:tmpl w:val="2C34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69643B"/>
    <w:multiLevelType w:val="hybridMultilevel"/>
    <w:tmpl w:val="DFEC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1AA36B1"/>
    <w:multiLevelType w:val="multilevel"/>
    <w:tmpl w:val="DEFAC36C"/>
    <w:lvl w:ilvl="0">
      <w:start w:val="6"/>
      <w:numFmt w:val="upperLetter"/>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3" w15:restartNumberingAfterBreak="0">
    <w:nsid w:val="53FC431D"/>
    <w:multiLevelType w:val="singleLevel"/>
    <w:tmpl w:val="F46422E2"/>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74"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161CB1"/>
    <w:multiLevelType w:val="hybridMultilevel"/>
    <w:tmpl w:val="BC220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6" w15:restartNumberingAfterBreak="0">
    <w:nsid w:val="59084735"/>
    <w:multiLevelType w:val="hybridMultilevel"/>
    <w:tmpl w:val="011A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27704B"/>
    <w:multiLevelType w:val="hybridMultilevel"/>
    <w:tmpl w:val="718C9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97E0CDB"/>
    <w:multiLevelType w:val="hybridMultilevel"/>
    <w:tmpl w:val="CC72AF92"/>
    <w:lvl w:ilvl="0" w:tplc="2EDAA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5B73219A"/>
    <w:multiLevelType w:val="hybridMultilevel"/>
    <w:tmpl w:val="9A14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5CC37B7D"/>
    <w:multiLevelType w:val="hybridMultilevel"/>
    <w:tmpl w:val="7A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85"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0817D3B"/>
    <w:multiLevelType w:val="hybridMultilevel"/>
    <w:tmpl w:val="255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45F5328"/>
    <w:multiLevelType w:val="hybridMultilevel"/>
    <w:tmpl w:val="F5BE00D0"/>
    <w:lvl w:ilvl="0" w:tplc="040C0001">
      <w:start w:val="1"/>
      <w:numFmt w:val="bullet"/>
      <w:lvlText w:val=""/>
      <w:lvlJc w:val="left"/>
      <w:pPr>
        <w:ind w:left="635" w:hanging="360"/>
      </w:pPr>
      <w:rPr>
        <w:rFonts w:ascii="Symbol" w:hAnsi="Symbol" w:hint="default"/>
      </w:rPr>
    </w:lvl>
    <w:lvl w:ilvl="1" w:tplc="040C0003" w:tentative="1">
      <w:start w:val="1"/>
      <w:numFmt w:val="bullet"/>
      <w:lvlText w:val="o"/>
      <w:lvlJc w:val="left"/>
      <w:pPr>
        <w:ind w:left="1355" w:hanging="360"/>
      </w:pPr>
      <w:rPr>
        <w:rFonts w:ascii="Courier New" w:hAnsi="Courier New" w:cs="Courier New" w:hint="default"/>
      </w:rPr>
    </w:lvl>
    <w:lvl w:ilvl="2" w:tplc="040C0005" w:tentative="1">
      <w:start w:val="1"/>
      <w:numFmt w:val="bullet"/>
      <w:lvlText w:val=""/>
      <w:lvlJc w:val="left"/>
      <w:pPr>
        <w:ind w:left="2075" w:hanging="360"/>
      </w:pPr>
      <w:rPr>
        <w:rFonts w:ascii="Wingdings" w:hAnsi="Wingdings" w:hint="default"/>
      </w:rPr>
    </w:lvl>
    <w:lvl w:ilvl="3" w:tplc="040C0001" w:tentative="1">
      <w:start w:val="1"/>
      <w:numFmt w:val="bullet"/>
      <w:lvlText w:val=""/>
      <w:lvlJc w:val="left"/>
      <w:pPr>
        <w:ind w:left="2795" w:hanging="360"/>
      </w:pPr>
      <w:rPr>
        <w:rFonts w:ascii="Symbol" w:hAnsi="Symbol" w:hint="default"/>
      </w:rPr>
    </w:lvl>
    <w:lvl w:ilvl="4" w:tplc="040C0003" w:tentative="1">
      <w:start w:val="1"/>
      <w:numFmt w:val="bullet"/>
      <w:lvlText w:val="o"/>
      <w:lvlJc w:val="left"/>
      <w:pPr>
        <w:ind w:left="3515" w:hanging="360"/>
      </w:pPr>
      <w:rPr>
        <w:rFonts w:ascii="Courier New" w:hAnsi="Courier New" w:cs="Courier New" w:hint="default"/>
      </w:rPr>
    </w:lvl>
    <w:lvl w:ilvl="5" w:tplc="040C0005" w:tentative="1">
      <w:start w:val="1"/>
      <w:numFmt w:val="bullet"/>
      <w:lvlText w:val=""/>
      <w:lvlJc w:val="left"/>
      <w:pPr>
        <w:ind w:left="4235" w:hanging="360"/>
      </w:pPr>
      <w:rPr>
        <w:rFonts w:ascii="Wingdings" w:hAnsi="Wingdings" w:hint="default"/>
      </w:rPr>
    </w:lvl>
    <w:lvl w:ilvl="6" w:tplc="040C0001" w:tentative="1">
      <w:start w:val="1"/>
      <w:numFmt w:val="bullet"/>
      <w:lvlText w:val=""/>
      <w:lvlJc w:val="left"/>
      <w:pPr>
        <w:ind w:left="4955" w:hanging="360"/>
      </w:pPr>
      <w:rPr>
        <w:rFonts w:ascii="Symbol" w:hAnsi="Symbol" w:hint="default"/>
      </w:rPr>
    </w:lvl>
    <w:lvl w:ilvl="7" w:tplc="040C0003" w:tentative="1">
      <w:start w:val="1"/>
      <w:numFmt w:val="bullet"/>
      <w:lvlText w:val="o"/>
      <w:lvlJc w:val="left"/>
      <w:pPr>
        <w:ind w:left="5675" w:hanging="360"/>
      </w:pPr>
      <w:rPr>
        <w:rFonts w:ascii="Courier New" w:hAnsi="Courier New" w:cs="Courier New" w:hint="default"/>
      </w:rPr>
    </w:lvl>
    <w:lvl w:ilvl="8" w:tplc="040C0005" w:tentative="1">
      <w:start w:val="1"/>
      <w:numFmt w:val="bullet"/>
      <w:lvlText w:val=""/>
      <w:lvlJc w:val="left"/>
      <w:pPr>
        <w:ind w:left="6395" w:hanging="360"/>
      </w:pPr>
      <w:rPr>
        <w:rFonts w:ascii="Wingdings" w:hAnsi="Wingdings" w:hint="default"/>
      </w:rPr>
    </w:lvl>
  </w:abstractNum>
  <w:abstractNum w:abstractNumId="89" w15:restartNumberingAfterBreak="0">
    <w:nsid w:val="64B8392F"/>
    <w:multiLevelType w:val="hybridMultilevel"/>
    <w:tmpl w:val="F902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6103F7D"/>
    <w:multiLevelType w:val="hybridMultilevel"/>
    <w:tmpl w:val="A12A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5226FE"/>
    <w:multiLevelType w:val="hybridMultilevel"/>
    <w:tmpl w:val="F3465436"/>
    <w:lvl w:ilvl="0" w:tplc="65BAF16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92" w15:restartNumberingAfterBreak="0">
    <w:nsid w:val="66615B9F"/>
    <w:multiLevelType w:val="hybridMultilevel"/>
    <w:tmpl w:val="71BA68B0"/>
    <w:lvl w:ilvl="0" w:tplc="D7BCE8F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73A623E"/>
    <w:multiLevelType w:val="hybridMultilevel"/>
    <w:tmpl w:val="4BCC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77F4353"/>
    <w:multiLevelType w:val="hybridMultilevel"/>
    <w:tmpl w:val="F236A0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B7F3CF2"/>
    <w:multiLevelType w:val="hybridMultilevel"/>
    <w:tmpl w:val="C66479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CFF32C1"/>
    <w:multiLevelType w:val="hybridMultilevel"/>
    <w:tmpl w:val="99B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6A3D43"/>
    <w:multiLevelType w:val="singleLevel"/>
    <w:tmpl w:val="D2966CFC"/>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99" w15:restartNumberingAfterBreak="0">
    <w:nsid w:val="6D7D332C"/>
    <w:multiLevelType w:val="hybridMultilevel"/>
    <w:tmpl w:val="4C3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EC601BB"/>
    <w:multiLevelType w:val="singleLevel"/>
    <w:tmpl w:val="F85A4B64"/>
    <w:lvl w:ilvl="0">
      <w:start w:val="1"/>
      <w:numFmt w:val="bullet"/>
      <w:lvlText w:val=""/>
      <w:lvlJc w:val="left"/>
      <w:pPr>
        <w:tabs>
          <w:tab w:val="num" w:pos="360"/>
        </w:tabs>
        <w:ind w:left="360" w:hanging="360"/>
      </w:pPr>
      <w:rPr>
        <w:rFonts w:ascii="Symbol" w:hAnsi="Symbol" w:hint="default"/>
        <w:i w:val="0"/>
      </w:rPr>
    </w:lvl>
  </w:abstractNum>
  <w:abstractNum w:abstractNumId="101" w15:restartNumberingAfterBreak="0">
    <w:nsid w:val="6F7F351F"/>
    <w:multiLevelType w:val="hybridMultilevel"/>
    <w:tmpl w:val="282210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F847690"/>
    <w:multiLevelType w:val="hybridMultilevel"/>
    <w:tmpl w:val="75C6C60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5" w15:restartNumberingAfterBreak="0">
    <w:nsid w:val="73BD6C75"/>
    <w:multiLevelType w:val="hybridMultilevel"/>
    <w:tmpl w:val="43E03E1A"/>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54E7401"/>
    <w:multiLevelType w:val="singleLevel"/>
    <w:tmpl w:val="3AAE8F4E"/>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109" w15:restartNumberingAfterBreak="0">
    <w:nsid w:val="75AA4075"/>
    <w:multiLevelType w:val="hybridMultilevel"/>
    <w:tmpl w:val="EB523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1" w15:restartNumberingAfterBreak="0">
    <w:nsid w:val="7843794A"/>
    <w:multiLevelType w:val="hybridMultilevel"/>
    <w:tmpl w:val="C5366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A736E41"/>
    <w:multiLevelType w:val="hybridMultilevel"/>
    <w:tmpl w:val="B8841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B082ADF"/>
    <w:multiLevelType w:val="hybridMultilevel"/>
    <w:tmpl w:val="B896F0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003426">
    <w:abstractNumId w:val="33"/>
  </w:num>
  <w:num w:numId="2" w16cid:durableId="275262416">
    <w:abstractNumId w:val="110"/>
  </w:num>
  <w:num w:numId="3" w16cid:durableId="1200554153">
    <w:abstractNumId w:val="80"/>
  </w:num>
  <w:num w:numId="4" w16cid:durableId="26874917">
    <w:abstractNumId w:val="40"/>
  </w:num>
  <w:num w:numId="5" w16cid:durableId="1291784043">
    <w:abstractNumId w:val="23"/>
  </w:num>
  <w:num w:numId="6" w16cid:durableId="929847732">
    <w:abstractNumId w:val="67"/>
  </w:num>
  <w:num w:numId="7" w16cid:durableId="1586836451">
    <w:abstractNumId w:val="72"/>
  </w:num>
  <w:num w:numId="8" w16cid:durableId="1921057094">
    <w:abstractNumId w:val="42"/>
  </w:num>
  <w:num w:numId="9" w16cid:durableId="1962762874">
    <w:abstractNumId w:val="99"/>
  </w:num>
  <w:num w:numId="10" w16cid:durableId="1738239562">
    <w:abstractNumId w:val="78"/>
  </w:num>
  <w:num w:numId="11" w16cid:durableId="1054891756">
    <w:abstractNumId w:val="82"/>
  </w:num>
  <w:num w:numId="12" w16cid:durableId="1223911199">
    <w:abstractNumId w:val="5"/>
  </w:num>
  <w:num w:numId="13" w16cid:durableId="867184631">
    <w:abstractNumId w:val="62"/>
  </w:num>
  <w:num w:numId="14" w16cid:durableId="29578547">
    <w:abstractNumId w:val="84"/>
  </w:num>
  <w:num w:numId="15" w16cid:durableId="1242759490">
    <w:abstractNumId w:val="50"/>
  </w:num>
  <w:num w:numId="16" w16cid:durableId="1278220209">
    <w:abstractNumId w:val="90"/>
  </w:num>
  <w:num w:numId="17" w16cid:durableId="23554310">
    <w:abstractNumId w:val="83"/>
  </w:num>
  <w:num w:numId="18" w16cid:durableId="472605864">
    <w:abstractNumId w:val="36"/>
  </w:num>
  <w:num w:numId="19" w16cid:durableId="691220915">
    <w:abstractNumId w:val="17"/>
  </w:num>
  <w:num w:numId="20" w16cid:durableId="186408272">
    <w:abstractNumId w:val="18"/>
  </w:num>
  <w:num w:numId="21" w16cid:durableId="882785617">
    <w:abstractNumId w:val="85"/>
  </w:num>
  <w:num w:numId="22" w16cid:durableId="1412309642">
    <w:abstractNumId w:val="75"/>
  </w:num>
  <w:num w:numId="23" w16cid:durableId="633561712">
    <w:abstractNumId w:val="38"/>
  </w:num>
  <w:num w:numId="24" w16cid:durableId="1656034012">
    <w:abstractNumId w:val="9"/>
  </w:num>
  <w:num w:numId="25" w16cid:durableId="1173837289">
    <w:abstractNumId w:val="46"/>
  </w:num>
  <w:num w:numId="26" w16cid:durableId="387532634">
    <w:abstractNumId w:val="4"/>
  </w:num>
  <w:num w:numId="27" w16cid:durableId="427427042">
    <w:abstractNumId w:val="3"/>
  </w:num>
  <w:num w:numId="28" w16cid:durableId="1343704179">
    <w:abstractNumId w:val="2"/>
  </w:num>
  <w:num w:numId="29" w16cid:durableId="1825317248">
    <w:abstractNumId w:val="1"/>
  </w:num>
  <w:num w:numId="30" w16cid:durableId="507018248">
    <w:abstractNumId w:val="0"/>
  </w:num>
  <w:num w:numId="31" w16cid:durableId="1964575065">
    <w:abstractNumId w:val="52"/>
  </w:num>
  <w:num w:numId="32" w16cid:durableId="102577581">
    <w:abstractNumId w:val="69"/>
  </w:num>
  <w:num w:numId="33" w16cid:durableId="1385912249">
    <w:abstractNumId w:val="21"/>
  </w:num>
  <w:num w:numId="34" w16cid:durableId="706638586">
    <w:abstractNumId w:val="54"/>
  </w:num>
  <w:num w:numId="35" w16cid:durableId="2005745695">
    <w:abstractNumId w:val="56"/>
  </w:num>
  <w:num w:numId="36" w16cid:durableId="2120024143">
    <w:abstractNumId w:val="102"/>
  </w:num>
  <w:num w:numId="37" w16cid:durableId="1971203729">
    <w:abstractNumId w:val="55"/>
  </w:num>
  <w:num w:numId="38" w16cid:durableId="1185827629">
    <w:abstractNumId w:val="8"/>
  </w:num>
  <w:num w:numId="39" w16cid:durableId="677393295">
    <w:abstractNumId w:val="109"/>
  </w:num>
  <w:num w:numId="40" w16cid:durableId="138352434">
    <w:abstractNumId w:val="86"/>
  </w:num>
  <w:num w:numId="41" w16cid:durableId="1712614498">
    <w:abstractNumId w:val="6"/>
  </w:num>
  <w:num w:numId="42" w16cid:durableId="2041971228">
    <w:abstractNumId w:val="12"/>
  </w:num>
  <w:num w:numId="43" w16cid:durableId="1143818028">
    <w:abstractNumId w:val="22"/>
  </w:num>
  <w:num w:numId="44" w16cid:durableId="1029258938">
    <w:abstractNumId w:val="95"/>
  </w:num>
  <w:num w:numId="45" w16cid:durableId="277222285">
    <w:abstractNumId w:val="58"/>
  </w:num>
  <w:num w:numId="46" w16cid:durableId="1065837801">
    <w:abstractNumId w:val="10"/>
  </w:num>
  <w:num w:numId="47" w16cid:durableId="1030955844">
    <w:abstractNumId w:val="34"/>
  </w:num>
  <w:num w:numId="48" w16cid:durableId="2027780988">
    <w:abstractNumId w:val="114"/>
  </w:num>
  <w:num w:numId="49" w16cid:durableId="2127381449">
    <w:abstractNumId w:val="26"/>
  </w:num>
  <w:num w:numId="50" w16cid:durableId="1850637608">
    <w:abstractNumId w:val="15"/>
  </w:num>
  <w:num w:numId="51" w16cid:durableId="1564828374">
    <w:abstractNumId w:val="107"/>
  </w:num>
  <w:num w:numId="52" w16cid:durableId="1751343175">
    <w:abstractNumId w:val="47"/>
  </w:num>
  <w:num w:numId="53" w16cid:durableId="1762414646">
    <w:abstractNumId w:val="53"/>
  </w:num>
  <w:num w:numId="54" w16cid:durableId="570577247">
    <w:abstractNumId w:val="68"/>
  </w:num>
  <w:num w:numId="55" w16cid:durableId="14695613">
    <w:abstractNumId w:val="61"/>
  </w:num>
  <w:num w:numId="56" w16cid:durableId="278025166">
    <w:abstractNumId w:val="45"/>
  </w:num>
  <w:num w:numId="57" w16cid:durableId="36199305">
    <w:abstractNumId w:val="37"/>
  </w:num>
  <w:num w:numId="58" w16cid:durableId="645358820">
    <w:abstractNumId w:val="35"/>
  </w:num>
  <w:num w:numId="59" w16cid:durableId="354036806">
    <w:abstractNumId w:val="103"/>
  </w:num>
  <w:num w:numId="60" w16cid:durableId="1762726116">
    <w:abstractNumId w:val="105"/>
  </w:num>
  <w:num w:numId="61" w16cid:durableId="705451621">
    <w:abstractNumId w:val="94"/>
  </w:num>
  <w:num w:numId="62" w16cid:durableId="1682049644">
    <w:abstractNumId w:val="96"/>
  </w:num>
  <w:num w:numId="63" w16cid:durableId="953710274">
    <w:abstractNumId w:val="88"/>
  </w:num>
  <w:num w:numId="64" w16cid:durableId="1624997242">
    <w:abstractNumId w:val="7"/>
  </w:num>
  <w:num w:numId="65" w16cid:durableId="368724241">
    <w:abstractNumId w:val="74"/>
  </w:num>
  <w:num w:numId="66" w16cid:durableId="442656635">
    <w:abstractNumId w:val="106"/>
  </w:num>
  <w:num w:numId="67" w16cid:durableId="1334264120">
    <w:abstractNumId w:val="30"/>
  </w:num>
  <w:num w:numId="68" w16cid:durableId="1555772468">
    <w:abstractNumId w:val="27"/>
  </w:num>
  <w:num w:numId="69" w16cid:durableId="2101021683">
    <w:abstractNumId w:val="29"/>
  </w:num>
  <w:num w:numId="70" w16cid:durableId="50349916">
    <w:abstractNumId w:val="65"/>
  </w:num>
  <w:num w:numId="71" w16cid:durableId="469254720">
    <w:abstractNumId w:val="64"/>
  </w:num>
  <w:num w:numId="72" w16cid:durableId="730076628">
    <w:abstractNumId w:val="19"/>
  </w:num>
  <w:num w:numId="73" w16cid:durableId="839924862">
    <w:abstractNumId w:val="111"/>
  </w:num>
  <w:num w:numId="74" w16cid:durableId="1243641760">
    <w:abstractNumId w:val="113"/>
  </w:num>
  <w:num w:numId="75" w16cid:durableId="984744363">
    <w:abstractNumId w:val="91"/>
  </w:num>
  <w:num w:numId="76" w16cid:durableId="1712075679">
    <w:abstractNumId w:val="39"/>
  </w:num>
  <w:num w:numId="77" w16cid:durableId="980427878">
    <w:abstractNumId w:val="24"/>
  </w:num>
  <w:num w:numId="78" w16cid:durableId="1360934256">
    <w:abstractNumId w:val="70"/>
  </w:num>
  <w:num w:numId="79" w16cid:durableId="1344361791">
    <w:abstractNumId w:val="28"/>
  </w:num>
  <w:num w:numId="80" w16cid:durableId="2106222841">
    <w:abstractNumId w:val="97"/>
  </w:num>
  <w:num w:numId="81" w16cid:durableId="378553808">
    <w:abstractNumId w:val="13"/>
  </w:num>
  <w:num w:numId="82" w16cid:durableId="93478847">
    <w:abstractNumId w:val="87"/>
  </w:num>
  <w:num w:numId="83" w16cid:durableId="1095051997">
    <w:abstractNumId w:val="31"/>
  </w:num>
  <w:num w:numId="84" w16cid:durableId="1623145692">
    <w:abstractNumId w:val="11"/>
  </w:num>
  <w:num w:numId="85" w16cid:durableId="1442720742">
    <w:abstractNumId w:val="66"/>
  </w:num>
  <w:num w:numId="86" w16cid:durableId="10483328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5219741">
    <w:abstractNumId w:val="100"/>
  </w:num>
  <w:num w:numId="88" w16cid:durableId="1392926966">
    <w:abstractNumId w:val="73"/>
  </w:num>
  <w:num w:numId="89" w16cid:durableId="1022829103">
    <w:abstractNumId w:val="108"/>
  </w:num>
  <w:num w:numId="90" w16cid:durableId="1873420568">
    <w:abstractNumId w:val="98"/>
  </w:num>
  <w:num w:numId="91" w16cid:durableId="1693847082">
    <w:abstractNumId w:val="49"/>
    <w:lvlOverride w:ilvl="0">
      <w:startOverride w:val="1"/>
    </w:lvlOverride>
  </w:num>
  <w:num w:numId="92" w16cid:durableId="4464355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80240066">
    <w:abstractNumId w:val="92"/>
  </w:num>
  <w:num w:numId="94" w16cid:durableId="315231584">
    <w:abstractNumId w:val="77"/>
  </w:num>
  <w:num w:numId="95" w16cid:durableId="1142622207">
    <w:abstractNumId w:val="101"/>
  </w:num>
  <w:num w:numId="96" w16cid:durableId="1033723372">
    <w:abstractNumId w:val="20"/>
  </w:num>
  <w:num w:numId="97" w16cid:durableId="73164268">
    <w:abstractNumId w:val="44"/>
  </w:num>
  <w:num w:numId="98" w16cid:durableId="590552865">
    <w:abstractNumId w:val="112"/>
  </w:num>
  <w:num w:numId="99" w16cid:durableId="210115025">
    <w:abstractNumId w:val="14"/>
  </w:num>
  <w:num w:numId="100" w16cid:durableId="2096969686">
    <w:abstractNumId w:val="81"/>
  </w:num>
  <w:num w:numId="101" w16cid:durableId="703553984">
    <w:abstractNumId w:val="59"/>
  </w:num>
  <w:num w:numId="102" w16cid:durableId="2033024057">
    <w:abstractNumId w:val="76"/>
  </w:num>
  <w:num w:numId="103" w16cid:durableId="415788744">
    <w:abstractNumId w:val="71"/>
  </w:num>
  <w:num w:numId="104" w16cid:durableId="1770158982">
    <w:abstractNumId w:val="25"/>
  </w:num>
  <w:num w:numId="105" w16cid:durableId="241454819">
    <w:abstractNumId w:val="43"/>
  </w:num>
  <w:num w:numId="106" w16cid:durableId="529420524">
    <w:abstractNumId w:val="32"/>
  </w:num>
  <w:num w:numId="107" w16cid:durableId="107479350">
    <w:abstractNumId w:val="79"/>
  </w:num>
  <w:num w:numId="108" w16cid:durableId="1925337992">
    <w:abstractNumId w:val="57"/>
  </w:num>
  <w:num w:numId="109" w16cid:durableId="154758924">
    <w:abstractNumId w:val="89"/>
  </w:num>
  <w:num w:numId="110" w16cid:durableId="1161238123">
    <w:abstractNumId w:val="48"/>
  </w:num>
  <w:num w:numId="111" w16cid:durableId="804854227">
    <w:abstractNumId w:val="93"/>
  </w:num>
  <w:num w:numId="112" w16cid:durableId="1804762995">
    <w:abstractNumId w:val="60"/>
  </w:num>
  <w:num w:numId="113" w16cid:durableId="1190802807">
    <w:abstractNumId w:val="63"/>
  </w:num>
  <w:numIdMacAtCleanup w:val="1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17AB"/>
    <w:rsid w:val="0000217C"/>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419"/>
    <w:rsid w:val="0001088B"/>
    <w:rsid w:val="000113CF"/>
    <w:rsid w:val="0001160F"/>
    <w:rsid w:val="0001179B"/>
    <w:rsid w:val="00011D63"/>
    <w:rsid w:val="00012AE1"/>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3D10"/>
    <w:rsid w:val="00034905"/>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6DE"/>
    <w:rsid w:val="00037B86"/>
    <w:rsid w:val="000403F9"/>
    <w:rsid w:val="00040AF8"/>
    <w:rsid w:val="00040D85"/>
    <w:rsid w:val="00040F42"/>
    <w:rsid w:val="0004124C"/>
    <w:rsid w:val="0004290B"/>
    <w:rsid w:val="00043511"/>
    <w:rsid w:val="00043AD4"/>
    <w:rsid w:val="00043E51"/>
    <w:rsid w:val="0004428C"/>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ABC"/>
    <w:rsid w:val="00052D44"/>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96B"/>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C5"/>
    <w:rsid w:val="000A11EC"/>
    <w:rsid w:val="000A1EEF"/>
    <w:rsid w:val="000A22C3"/>
    <w:rsid w:val="000A26C4"/>
    <w:rsid w:val="000A2EE3"/>
    <w:rsid w:val="000A33D8"/>
    <w:rsid w:val="000A3565"/>
    <w:rsid w:val="000A3AF0"/>
    <w:rsid w:val="000A3C2D"/>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551"/>
    <w:rsid w:val="000D15D0"/>
    <w:rsid w:val="000D1B04"/>
    <w:rsid w:val="000D1CD2"/>
    <w:rsid w:val="000D2104"/>
    <w:rsid w:val="000D21C7"/>
    <w:rsid w:val="000D28AF"/>
    <w:rsid w:val="000D2E87"/>
    <w:rsid w:val="000D4430"/>
    <w:rsid w:val="000D5055"/>
    <w:rsid w:val="000D5692"/>
    <w:rsid w:val="000D6497"/>
    <w:rsid w:val="000D6D0D"/>
    <w:rsid w:val="000D6FAC"/>
    <w:rsid w:val="000D76F0"/>
    <w:rsid w:val="000D7EAD"/>
    <w:rsid w:val="000E0368"/>
    <w:rsid w:val="000E04C5"/>
    <w:rsid w:val="000E0E30"/>
    <w:rsid w:val="000E1501"/>
    <w:rsid w:val="000E191C"/>
    <w:rsid w:val="000E1D0C"/>
    <w:rsid w:val="000E24F0"/>
    <w:rsid w:val="000E28CC"/>
    <w:rsid w:val="000E34C0"/>
    <w:rsid w:val="000E3A31"/>
    <w:rsid w:val="000E4044"/>
    <w:rsid w:val="000E4081"/>
    <w:rsid w:val="000E4451"/>
    <w:rsid w:val="000E47F7"/>
    <w:rsid w:val="000E48D5"/>
    <w:rsid w:val="000E53F3"/>
    <w:rsid w:val="000E622B"/>
    <w:rsid w:val="000E66B8"/>
    <w:rsid w:val="000E68B3"/>
    <w:rsid w:val="000E6A0E"/>
    <w:rsid w:val="000E6AC1"/>
    <w:rsid w:val="000E7279"/>
    <w:rsid w:val="000F02B5"/>
    <w:rsid w:val="000F120E"/>
    <w:rsid w:val="000F251B"/>
    <w:rsid w:val="000F2BEE"/>
    <w:rsid w:val="000F2C98"/>
    <w:rsid w:val="000F3D5C"/>
    <w:rsid w:val="000F4686"/>
    <w:rsid w:val="000F512B"/>
    <w:rsid w:val="000F52BB"/>
    <w:rsid w:val="000F6354"/>
    <w:rsid w:val="000F6E33"/>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47B"/>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09A6"/>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1CB"/>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84E"/>
    <w:rsid w:val="00137931"/>
    <w:rsid w:val="00137FD4"/>
    <w:rsid w:val="001411EB"/>
    <w:rsid w:val="00141247"/>
    <w:rsid w:val="00141324"/>
    <w:rsid w:val="00141D9E"/>
    <w:rsid w:val="00141F28"/>
    <w:rsid w:val="001425A5"/>
    <w:rsid w:val="00142A9D"/>
    <w:rsid w:val="00142D5F"/>
    <w:rsid w:val="00142DED"/>
    <w:rsid w:val="001430BE"/>
    <w:rsid w:val="00143B14"/>
    <w:rsid w:val="0014416E"/>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A6C"/>
    <w:rsid w:val="00156BEA"/>
    <w:rsid w:val="00157025"/>
    <w:rsid w:val="00157181"/>
    <w:rsid w:val="0015725E"/>
    <w:rsid w:val="00157D93"/>
    <w:rsid w:val="001600B9"/>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4A4"/>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2032"/>
    <w:rsid w:val="00192856"/>
    <w:rsid w:val="001930B8"/>
    <w:rsid w:val="00193C63"/>
    <w:rsid w:val="00194C9F"/>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28E0"/>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2E25"/>
    <w:rsid w:val="001D47AB"/>
    <w:rsid w:val="001D5605"/>
    <w:rsid w:val="001D5C23"/>
    <w:rsid w:val="001D5FE2"/>
    <w:rsid w:val="001D62CC"/>
    <w:rsid w:val="001D6385"/>
    <w:rsid w:val="001D65A5"/>
    <w:rsid w:val="001D666E"/>
    <w:rsid w:val="001D6E81"/>
    <w:rsid w:val="001D7564"/>
    <w:rsid w:val="001D7A15"/>
    <w:rsid w:val="001E004D"/>
    <w:rsid w:val="001E039C"/>
    <w:rsid w:val="001E0C52"/>
    <w:rsid w:val="001E0E51"/>
    <w:rsid w:val="001E0F11"/>
    <w:rsid w:val="001E1971"/>
    <w:rsid w:val="001E26A1"/>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3EF2"/>
    <w:rsid w:val="001F4950"/>
    <w:rsid w:val="001F4AC7"/>
    <w:rsid w:val="001F56D2"/>
    <w:rsid w:val="001F59D1"/>
    <w:rsid w:val="001F5EBC"/>
    <w:rsid w:val="001F6208"/>
    <w:rsid w:val="001F7DFF"/>
    <w:rsid w:val="001F7FA8"/>
    <w:rsid w:val="00200A0C"/>
    <w:rsid w:val="002013F7"/>
    <w:rsid w:val="00202879"/>
    <w:rsid w:val="00202EF7"/>
    <w:rsid w:val="002035B2"/>
    <w:rsid w:val="0020395B"/>
    <w:rsid w:val="00203AA4"/>
    <w:rsid w:val="00203BA4"/>
    <w:rsid w:val="00203C8E"/>
    <w:rsid w:val="002047F4"/>
    <w:rsid w:val="00205078"/>
    <w:rsid w:val="00205DE5"/>
    <w:rsid w:val="00206D4F"/>
    <w:rsid w:val="0020703A"/>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B6"/>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922"/>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1D7C"/>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08F"/>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85E"/>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52A4"/>
    <w:rsid w:val="002D55AE"/>
    <w:rsid w:val="002D6133"/>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0F9C"/>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13C9"/>
    <w:rsid w:val="003315C5"/>
    <w:rsid w:val="00331E45"/>
    <w:rsid w:val="003325AF"/>
    <w:rsid w:val="003326C6"/>
    <w:rsid w:val="00332736"/>
    <w:rsid w:val="00332C7C"/>
    <w:rsid w:val="00333711"/>
    <w:rsid w:val="003337B6"/>
    <w:rsid w:val="0033389A"/>
    <w:rsid w:val="00334268"/>
    <w:rsid w:val="0033483C"/>
    <w:rsid w:val="00334A8A"/>
    <w:rsid w:val="00335CB9"/>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5307"/>
    <w:rsid w:val="00345381"/>
    <w:rsid w:val="003465DA"/>
    <w:rsid w:val="00346A72"/>
    <w:rsid w:val="00346DA1"/>
    <w:rsid w:val="00346E0B"/>
    <w:rsid w:val="0034782A"/>
    <w:rsid w:val="00347A63"/>
    <w:rsid w:val="00347B8E"/>
    <w:rsid w:val="00347F4C"/>
    <w:rsid w:val="00350FE8"/>
    <w:rsid w:val="00351113"/>
    <w:rsid w:val="00352269"/>
    <w:rsid w:val="00352C8F"/>
    <w:rsid w:val="00353202"/>
    <w:rsid w:val="003533CD"/>
    <w:rsid w:val="0035341D"/>
    <w:rsid w:val="00353535"/>
    <w:rsid w:val="00353F60"/>
    <w:rsid w:val="00354C21"/>
    <w:rsid w:val="00354DAD"/>
    <w:rsid w:val="00354ED8"/>
    <w:rsid w:val="00354EF0"/>
    <w:rsid w:val="00355195"/>
    <w:rsid w:val="00355CDA"/>
    <w:rsid w:val="003560BF"/>
    <w:rsid w:val="00357142"/>
    <w:rsid w:val="003577BC"/>
    <w:rsid w:val="0035790A"/>
    <w:rsid w:val="00357C7E"/>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2A7"/>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571"/>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202"/>
    <w:rsid w:val="00407445"/>
    <w:rsid w:val="004076AD"/>
    <w:rsid w:val="004104E6"/>
    <w:rsid w:val="00410B2A"/>
    <w:rsid w:val="00410FD6"/>
    <w:rsid w:val="004115CF"/>
    <w:rsid w:val="004116D5"/>
    <w:rsid w:val="00411A17"/>
    <w:rsid w:val="00411CAF"/>
    <w:rsid w:val="004123F6"/>
    <w:rsid w:val="00412638"/>
    <w:rsid w:val="0041292C"/>
    <w:rsid w:val="00412B60"/>
    <w:rsid w:val="00412BF4"/>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3FA4"/>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F5"/>
    <w:rsid w:val="004364DA"/>
    <w:rsid w:val="0043667C"/>
    <w:rsid w:val="00436E35"/>
    <w:rsid w:val="004372FF"/>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66C0"/>
    <w:rsid w:val="004673A6"/>
    <w:rsid w:val="00470100"/>
    <w:rsid w:val="004708E8"/>
    <w:rsid w:val="0047094F"/>
    <w:rsid w:val="00471204"/>
    <w:rsid w:val="004722CC"/>
    <w:rsid w:val="00473949"/>
    <w:rsid w:val="00474BE2"/>
    <w:rsid w:val="00474D29"/>
    <w:rsid w:val="004758D8"/>
    <w:rsid w:val="00475A26"/>
    <w:rsid w:val="00475A39"/>
    <w:rsid w:val="00475EEC"/>
    <w:rsid w:val="00476DAE"/>
    <w:rsid w:val="00477CD9"/>
    <w:rsid w:val="00477ED4"/>
    <w:rsid w:val="0048017D"/>
    <w:rsid w:val="004805CD"/>
    <w:rsid w:val="00481350"/>
    <w:rsid w:val="0048147E"/>
    <w:rsid w:val="00481A19"/>
    <w:rsid w:val="00481BAB"/>
    <w:rsid w:val="004821B3"/>
    <w:rsid w:val="0048276E"/>
    <w:rsid w:val="00483969"/>
    <w:rsid w:val="00483BD7"/>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2FE3"/>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186"/>
    <w:rsid w:val="004A123E"/>
    <w:rsid w:val="004A19DC"/>
    <w:rsid w:val="004A21EA"/>
    <w:rsid w:val="004A2B0A"/>
    <w:rsid w:val="004A2C70"/>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B75"/>
    <w:rsid w:val="004B1E43"/>
    <w:rsid w:val="004B25BD"/>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A28"/>
    <w:rsid w:val="004C4E75"/>
    <w:rsid w:val="004C4F1D"/>
    <w:rsid w:val="004C4F87"/>
    <w:rsid w:val="004C54AC"/>
    <w:rsid w:val="004C5D09"/>
    <w:rsid w:val="004C600A"/>
    <w:rsid w:val="004C69E0"/>
    <w:rsid w:val="004C6ADB"/>
    <w:rsid w:val="004C6B1E"/>
    <w:rsid w:val="004C7BD9"/>
    <w:rsid w:val="004D061E"/>
    <w:rsid w:val="004D12B0"/>
    <w:rsid w:val="004D182D"/>
    <w:rsid w:val="004D1B27"/>
    <w:rsid w:val="004D21D8"/>
    <w:rsid w:val="004D3A4F"/>
    <w:rsid w:val="004D3B10"/>
    <w:rsid w:val="004D400D"/>
    <w:rsid w:val="004D42B9"/>
    <w:rsid w:val="004D524B"/>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AEA"/>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E84"/>
    <w:rsid w:val="00536F03"/>
    <w:rsid w:val="005373EA"/>
    <w:rsid w:val="005374AD"/>
    <w:rsid w:val="00537D2D"/>
    <w:rsid w:val="00540160"/>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407"/>
    <w:rsid w:val="00570ABA"/>
    <w:rsid w:val="00570C12"/>
    <w:rsid w:val="005712B5"/>
    <w:rsid w:val="00571506"/>
    <w:rsid w:val="00571A1C"/>
    <w:rsid w:val="00571FE7"/>
    <w:rsid w:val="0057242A"/>
    <w:rsid w:val="00572827"/>
    <w:rsid w:val="005728FC"/>
    <w:rsid w:val="00572CA2"/>
    <w:rsid w:val="0057308B"/>
    <w:rsid w:val="0057352C"/>
    <w:rsid w:val="00573985"/>
    <w:rsid w:val="005746B0"/>
    <w:rsid w:val="00574E16"/>
    <w:rsid w:val="0057530C"/>
    <w:rsid w:val="00575DFF"/>
    <w:rsid w:val="00575E22"/>
    <w:rsid w:val="00575F83"/>
    <w:rsid w:val="00576A9A"/>
    <w:rsid w:val="00576B27"/>
    <w:rsid w:val="00576C02"/>
    <w:rsid w:val="005773F3"/>
    <w:rsid w:val="005775F3"/>
    <w:rsid w:val="00577785"/>
    <w:rsid w:val="005778E3"/>
    <w:rsid w:val="00577B77"/>
    <w:rsid w:val="0058098E"/>
    <w:rsid w:val="00580C01"/>
    <w:rsid w:val="00581231"/>
    <w:rsid w:val="005820EC"/>
    <w:rsid w:val="00582D3F"/>
    <w:rsid w:val="00583ED8"/>
    <w:rsid w:val="005852C1"/>
    <w:rsid w:val="00585D07"/>
    <w:rsid w:val="00585F3F"/>
    <w:rsid w:val="00586405"/>
    <w:rsid w:val="0058696C"/>
    <w:rsid w:val="00586AA4"/>
    <w:rsid w:val="00586BD9"/>
    <w:rsid w:val="00586DCB"/>
    <w:rsid w:val="00586DE8"/>
    <w:rsid w:val="0058742B"/>
    <w:rsid w:val="00587C79"/>
    <w:rsid w:val="0059006C"/>
    <w:rsid w:val="00590AA8"/>
    <w:rsid w:val="005913DD"/>
    <w:rsid w:val="005916ED"/>
    <w:rsid w:val="00591BFF"/>
    <w:rsid w:val="005921E7"/>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333"/>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2B45"/>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6F0C"/>
    <w:rsid w:val="00627510"/>
    <w:rsid w:val="00627586"/>
    <w:rsid w:val="00627AC1"/>
    <w:rsid w:val="00627CBC"/>
    <w:rsid w:val="006303A7"/>
    <w:rsid w:val="006308C6"/>
    <w:rsid w:val="00630C72"/>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8FE"/>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503"/>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4276"/>
    <w:rsid w:val="006A4361"/>
    <w:rsid w:val="006A5AC0"/>
    <w:rsid w:val="006A5F91"/>
    <w:rsid w:val="006A62AE"/>
    <w:rsid w:val="006A66BA"/>
    <w:rsid w:val="006A68CE"/>
    <w:rsid w:val="006A722F"/>
    <w:rsid w:val="006A7CF6"/>
    <w:rsid w:val="006B0473"/>
    <w:rsid w:val="006B04BB"/>
    <w:rsid w:val="006B12E1"/>
    <w:rsid w:val="006B19D2"/>
    <w:rsid w:val="006B1B32"/>
    <w:rsid w:val="006B1FAD"/>
    <w:rsid w:val="006B326B"/>
    <w:rsid w:val="006B330E"/>
    <w:rsid w:val="006B3443"/>
    <w:rsid w:val="006B3445"/>
    <w:rsid w:val="006B3514"/>
    <w:rsid w:val="006B35C2"/>
    <w:rsid w:val="006B38E1"/>
    <w:rsid w:val="006B3DD0"/>
    <w:rsid w:val="006B3E83"/>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0E6"/>
    <w:rsid w:val="006C2AAF"/>
    <w:rsid w:val="006C414B"/>
    <w:rsid w:val="006C49DF"/>
    <w:rsid w:val="006C5866"/>
    <w:rsid w:val="006C6178"/>
    <w:rsid w:val="006C645E"/>
    <w:rsid w:val="006C6B3F"/>
    <w:rsid w:val="006C6C1F"/>
    <w:rsid w:val="006D0518"/>
    <w:rsid w:val="006D06A3"/>
    <w:rsid w:val="006D0C7A"/>
    <w:rsid w:val="006D10C8"/>
    <w:rsid w:val="006D1487"/>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1AC"/>
    <w:rsid w:val="006E6292"/>
    <w:rsid w:val="006E643C"/>
    <w:rsid w:val="006E69FF"/>
    <w:rsid w:val="006E6A55"/>
    <w:rsid w:val="006E6D3A"/>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44"/>
    <w:rsid w:val="006F5A61"/>
    <w:rsid w:val="006F5B30"/>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2713"/>
    <w:rsid w:val="007157E8"/>
    <w:rsid w:val="00715C8D"/>
    <w:rsid w:val="007162BB"/>
    <w:rsid w:val="007166F8"/>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0CC"/>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5D9"/>
    <w:rsid w:val="00734631"/>
    <w:rsid w:val="00734715"/>
    <w:rsid w:val="007349FB"/>
    <w:rsid w:val="00734E21"/>
    <w:rsid w:val="00734E66"/>
    <w:rsid w:val="007358CA"/>
    <w:rsid w:val="007359A6"/>
    <w:rsid w:val="00735E58"/>
    <w:rsid w:val="00736F9A"/>
    <w:rsid w:val="00737802"/>
    <w:rsid w:val="00737A68"/>
    <w:rsid w:val="00737D3B"/>
    <w:rsid w:val="00740149"/>
    <w:rsid w:val="0074019F"/>
    <w:rsid w:val="00740454"/>
    <w:rsid w:val="007406DE"/>
    <w:rsid w:val="00740BB5"/>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681"/>
    <w:rsid w:val="00756A90"/>
    <w:rsid w:val="0075703E"/>
    <w:rsid w:val="007573A9"/>
    <w:rsid w:val="0075760E"/>
    <w:rsid w:val="00757DCC"/>
    <w:rsid w:val="0076003B"/>
    <w:rsid w:val="007607B7"/>
    <w:rsid w:val="00760F4C"/>
    <w:rsid w:val="00761191"/>
    <w:rsid w:val="007613D6"/>
    <w:rsid w:val="007621F3"/>
    <w:rsid w:val="00762417"/>
    <w:rsid w:val="00762844"/>
    <w:rsid w:val="007638D2"/>
    <w:rsid w:val="00764238"/>
    <w:rsid w:val="007643F1"/>
    <w:rsid w:val="00764893"/>
    <w:rsid w:val="0076517C"/>
    <w:rsid w:val="0076604D"/>
    <w:rsid w:val="007668BF"/>
    <w:rsid w:val="00766F01"/>
    <w:rsid w:val="00767690"/>
    <w:rsid w:val="007677A0"/>
    <w:rsid w:val="00770565"/>
    <w:rsid w:val="007707D3"/>
    <w:rsid w:val="00770C4B"/>
    <w:rsid w:val="007712F4"/>
    <w:rsid w:val="00772287"/>
    <w:rsid w:val="007724B6"/>
    <w:rsid w:val="0077261F"/>
    <w:rsid w:val="00772647"/>
    <w:rsid w:val="007730F8"/>
    <w:rsid w:val="00773388"/>
    <w:rsid w:val="007733B8"/>
    <w:rsid w:val="00773956"/>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30"/>
    <w:rsid w:val="0078315C"/>
    <w:rsid w:val="007838E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6367"/>
    <w:rsid w:val="007A7930"/>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52F"/>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24A"/>
    <w:rsid w:val="007F6D1B"/>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4DDA"/>
    <w:rsid w:val="00805558"/>
    <w:rsid w:val="00807130"/>
    <w:rsid w:val="008071AE"/>
    <w:rsid w:val="008100EE"/>
    <w:rsid w:val="008103FC"/>
    <w:rsid w:val="00810A2A"/>
    <w:rsid w:val="00810E8F"/>
    <w:rsid w:val="008111A8"/>
    <w:rsid w:val="008111D9"/>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5DA2"/>
    <w:rsid w:val="00826E8E"/>
    <w:rsid w:val="008278B8"/>
    <w:rsid w:val="008303D8"/>
    <w:rsid w:val="008307C5"/>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7FB"/>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8FA"/>
    <w:rsid w:val="008605EA"/>
    <w:rsid w:val="00860D3C"/>
    <w:rsid w:val="00860EDF"/>
    <w:rsid w:val="00861C41"/>
    <w:rsid w:val="00861E96"/>
    <w:rsid w:val="008626E3"/>
    <w:rsid w:val="00862749"/>
    <w:rsid w:val="008631FF"/>
    <w:rsid w:val="008632E8"/>
    <w:rsid w:val="00863D2B"/>
    <w:rsid w:val="00863E31"/>
    <w:rsid w:val="00863F2B"/>
    <w:rsid w:val="00863F30"/>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A4B"/>
    <w:rsid w:val="00870D74"/>
    <w:rsid w:val="00871F01"/>
    <w:rsid w:val="0087314B"/>
    <w:rsid w:val="0087368C"/>
    <w:rsid w:val="0087378E"/>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D55"/>
    <w:rsid w:val="00881F0E"/>
    <w:rsid w:val="008824F3"/>
    <w:rsid w:val="0088284E"/>
    <w:rsid w:val="00882F14"/>
    <w:rsid w:val="00883007"/>
    <w:rsid w:val="00883526"/>
    <w:rsid w:val="0088400E"/>
    <w:rsid w:val="0088489B"/>
    <w:rsid w:val="00884F76"/>
    <w:rsid w:val="00885B13"/>
    <w:rsid w:val="00885EB8"/>
    <w:rsid w:val="00885FF3"/>
    <w:rsid w:val="0088606A"/>
    <w:rsid w:val="00887DA4"/>
    <w:rsid w:val="00887E54"/>
    <w:rsid w:val="00890457"/>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45B"/>
    <w:rsid w:val="00895858"/>
    <w:rsid w:val="008962A3"/>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D6"/>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5CE9"/>
    <w:rsid w:val="008B6542"/>
    <w:rsid w:val="008B6698"/>
    <w:rsid w:val="008B6B09"/>
    <w:rsid w:val="008B6EF3"/>
    <w:rsid w:val="008B7B8D"/>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1FFC"/>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679"/>
    <w:rsid w:val="008E07A2"/>
    <w:rsid w:val="008E0928"/>
    <w:rsid w:val="008E0A1A"/>
    <w:rsid w:val="008E0EB3"/>
    <w:rsid w:val="008E10F0"/>
    <w:rsid w:val="008E1A91"/>
    <w:rsid w:val="008E234B"/>
    <w:rsid w:val="008E240A"/>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1C0"/>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5F2"/>
    <w:rsid w:val="00911B65"/>
    <w:rsid w:val="00912444"/>
    <w:rsid w:val="00912C63"/>
    <w:rsid w:val="00912D84"/>
    <w:rsid w:val="00912EB1"/>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5"/>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29B"/>
    <w:rsid w:val="00943E02"/>
    <w:rsid w:val="00944041"/>
    <w:rsid w:val="00944905"/>
    <w:rsid w:val="00944B10"/>
    <w:rsid w:val="00944E5E"/>
    <w:rsid w:val="009467A3"/>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786"/>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DB6"/>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792"/>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4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74B"/>
    <w:rsid w:val="009D0DC3"/>
    <w:rsid w:val="009D0DFB"/>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A6B"/>
    <w:rsid w:val="009D5BE2"/>
    <w:rsid w:val="009D617E"/>
    <w:rsid w:val="009D629F"/>
    <w:rsid w:val="009D64DF"/>
    <w:rsid w:val="009D76C4"/>
    <w:rsid w:val="009D7910"/>
    <w:rsid w:val="009D7E47"/>
    <w:rsid w:val="009E00B0"/>
    <w:rsid w:val="009E032E"/>
    <w:rsid w:val="009E0FC7"/>
    <w:rsid w:val="009E22BB"/>
    <w:rsid w:val="009E37C6"/>
    <w:rsid w:val="009E3C34"/>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033"/>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07CA5"/>
    <w:rsid w:val="00A101B9"/>
    <w:rsid w:val="00A109F7"/>
    <w:rsid w:val="00A114ED"/>
    <w:rsid w:val="00A1245B"/>
    <w:rsid w:val="00A12B84"/>
    <w:rsid w:val="00A12EC4"/>
    <w:rsid w:val="00A12FAE"/>
    <w:rsid w:val="00A130A2"/>
    <w:rsid w:val="00A133B3"/>
    <w:rsid w:val="00A1344B"/>
    <w:rsid w:val="00A13932"/>
    <w:rsid w:val="00A13AB3"/>
    <w:rsid w:val="00A13B71"/>
    <w:rsid w:val="00A13BE4"/>
    <w:rsid w:val="00A14078"/>
    <w:rsid w:val="00A144B0"/>
    <w:rsid w:val="00A14D68"/>
    <w:rsid w:val="00A150A7"/>
    <w:rsid w:val="00A155BC"/>
    <w:rsid w:val="00A15C85"/>
    <w:rsid w:val="00A15F54"/>
    <w:rsid w:val="00A167D3"/>
    <w:rsid w:val="00A16918"/>
    <w:rsid w:val="00A16A80"/>
    <w:rsid w:val="00A17529"/>
    <w:rsid w:val="00A17E85"/>
    <w:rsid w:val="00A2029C"/>
    <w:rsid w:val="00A203F1"/>
    <w:rsid w:val="00A20455"/>
    <w:rsid w:val="00A204CA"/>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622"/>
    <w:rsid w:val="00A26B7C"/>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57DFB"/>
    <w:rsid w:val="00A608CB"/>
    <w:rsid w:val="00A608CD"/>
    <w:rsid w:val="00A6149F"/>
    <w:rsid w:val="00A61639"/>
    <w:rsid w:val="00A61750"/>
    <w:rsid w:val="00A63532"/>
    <w:rsid w:val="00A643C0"/>
    <w:rsid w:val="00A648CB"/>
    <w:rsid w:val="00A6513D"/>
    <w:rsid w:val="00A651AB"/>
    <w:rsid w:val="00A651D5"/>
    <w:rsid w:val="00A65AFA"/>
    <w:rsid w:val="00A65E1F"/>
    <w:rsid w:val="00A65EB0"/>
    <w:rsid w:val="00A65FEE"/>
    <w:rsid w:val="00A6670D"/>
    <w:rsid w:val="00A6674B"/>
    <w:rsid w:val="00A66BA8"/>
    <w:rsid w:val="00A66C97"/>
    <w:rsid w:val="00A671C1"/>
    <w:rsid w:val="00A67328"/>
    <w:rsid w:val="00A67416"/>
    <w:rsid w:val="00A67745"/>
    <w:rsid w:val="00A6790D"/>
    <w:rsid w:val="00A7045E"/>
    <w:rsid w:val="00A70C1D"/>
    <w:rsid w:val="00A71983"/>
    <w:rsid w:val="00A71A17"/>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E26"/>
    <w:rsid w:val="00A80EB4"/>
    <w:rsid w:val="00A81114"/>
    <w:rsid w:val="00A812E3"/>
    <w:rsid w:val="00A814B1"/>
    <w:rsid w:val="00A82429"/>
    <w:rsid w:val="00A82E38"/>
    <w:rsid w:val="00A82EA6"/>
    <w:rsid w:val="00A8330E"/>
    <w:rsid w:val="00A83843"/>
    <w:rsid w:val="00A83AD4"/>
    <w:rsid w:val="00A83D79"/>
    <w:rsid w:val="00A84FF4"/>
    <w:rsid w:val="00A850CB"/>
    <w:rsid w:val="00A853B5"/>
    <w:rsid w:val="00A85441"/>
    <w:rsid w:val="00A85697"/>
    <w:rsid w:val="00A859F1"/>
    <w:rsid w:val="00A85A7A"/>
    <w:rsid w:val="00A85DDD"/>
    <w:rsid w:val="00A86271"/>
    <w:rsid w:val="00A86F5F"/>
    <w:rsid w:val="00A875CA"/>
    <w:rsid w:val="00A87CEA"/>
    <w:rsid w:val="00A87DB8"/>
    <w:rsid w:val="00A92066"/>
    <w:rsid w:val="00A924C7"/>
    <w:rsid w:val="00A9283B"/>
    <w:rsid w:val="00A928D3"/>
    <w:rsid w:val="00A92D39"/>
    <w:rsid w:val="00A93E35"/>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81F"/>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61C"/>
    <w:rsid w:val="00B45A52"/>
    <w:rsid w:val="00B45FB0"/>
    <w:rsid w:val="00B460EE"/>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2F31"/>
    <w:rsid w:val="00B634B3"/>
    <w:rsid w:val="00B6378A"/>
    <w:rsid w:val="00B63D57"/>
    <w:rsid w:val="00B64ED3"/>
    <w:rsid w:val="00B64F1E"/>
    <w:rsid w:val="00B6537B"/>
    <w:rsid w:val="00B65CE9"/>
    <w:rsid w:val="00B65E41"/>
    <w:rsid w:val="00B664D2"/>
    <w:rsid w:val="00B66B18"/>
    <w:rsid w:val="00B66C1A"/>
    <w:rsid w:val="00B67408"/>
    <w:rsid w:val="00B679A1"/>
    <w:rsid w:val="00B67AB9"/>
    <w:rsid w:val="00B67DF2"/>
    <w:rsid w:val="00B70686"/>
    <w:rsid w:val="00B708AC"/>
    <w:rsid w:val="00B70D17"/>
    <w:rsid w:val="00B70D2D"/>
    <w:rsid w:val="00B71240"/>
    <w:rsid w:val="00B71484"/>
    <w:rsid w:val="00B716FD"/>
    <w:rsid w:val="00B71D30"/>
    <w:rsid w:val="00B71DF3"/>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65E0"/>
    <w:rsid w:val="00B771FF"/>
    <w:rsid w:val="00B7741F"/>
    <w:rsid w:val="00B7774D"/>
    <w:rsid w:val="00B77E9C"/>
    <w:rsid w:val="00B805D1"/>
    <w:rsid w:val="00B806FF"/>
    <w:rsid w:val="00B8085C"/>
    <w:rsid w:val="00B8087C"/>
    <w:rsid w:val="00B818A9"/>
    <w:rsid w:val="00B818C4"/>
    <w:rsid w:val="00B819BA"/>
    <w:rsid w:val="00B81DA6"/>
    <w:rsid w:val="00B81FF5"/>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59C"/>
    <w:rsid w:val="00B9585F"/>
    <w:rsid w:val="00B95D1E"/>
    <w:rsid w:val="00B95F76"/>
    <w:rsid w:val="00B96BEE"/>
    <w:rsid w:val="00B97885"/>
    <w:rsid w:val="00B97E8E"/>
    <w:rsid w:val="00B97FA6"/>
    <w:rsid w:val="00BA023C"/>
    <w:rsid w:val="00BA074C"/>
    <w:rsid w:val="00BA08B4"/>
    <w:rsid w:val="00BA0A0A"/>
    <w:rsid w:val="00BA1866"/>
    <w:rsid w:val="00BA18A9"/>
    <w:rsid w:val="00BA21ED"/>
    <w:rsid w:val="00BA2285"/>
    <w:rsid w:val="00BA3200"/>
    <w:rsid w:val="00BA33DA"/>
    <w:rsid w:val="00BA38FF"/>
    <w:rsid w:val="00BA3A91"/>
    <w:rsid w:val="00BA41BD"/>
    <w:rsid w:val="00BA4948"/>
    <w:rsid w:val="00BA4C13"/>
    <w:rsid w:val="00BA4C34"/>
    <w:rsid w:val="00BA4FC3"/>
    <w:rsid w:val="00BA5154"/>
    <w:rsid w:val="00BA528B"/>
    <w:rsid w:val="00BA52C8"/>
    <w:rsid w:val="00BA6B3A"/>
    <w:rsid w:val="00BA728D"/>
    <w:rsid w:val="00BA76D0"/>
    <w:rsid w:val="00BA7E6F"/>
    <w:rsid w:val="00BB03B5"/>
    <w:rsid w:val="00BB08AA"/>
    <w:rsid w:val="00BB18A0"/>
    <w:rsid w:val="00BB1984"/>
    <w:rsid w:val="00BB1BDE"/>
    <w:rsid w:val="00BB23C8"/>
    <w:rsid w:val="00BB2529"/>
    <w:rsid w:val="00BB2BF2"/>
    <w:rsid w:val="00BB2EFF"/>
    <w:rsid w:val="00BB303E"/>
    <w:rsid w:val="00BB3573"/>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09FD"/>
    <w:rsid w:val="00BC0F35"/>
    <w:rsid w:val="00BC1907"/>
    <w:rsid w:val="00BC1DCA"/>
    <w:rsid w:val="00BC27CB"/>
    <w:rsid w:val="00BC2C5F"/>
    <w:rsid w:val="00BC2E93"/>
    <w:rsid w:val="00BC3287"/>
    <w:rsid w:val="00BC3D3D"/>
    <w:rsid w:val="00BC4048"/>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AD7"/>
    <w:rsid w:val="00BF1B71"/>
    <w:rsid w:val="00BF1F9E"/>
    <w:rsid w:val="00BF2502"/>
    <w:rsid w:val="00BF2626"/>
    <w:rsid w:val="00BF2B76"/>
    <w:rsid w:val="00BF2E16"/>
    <w:rsid w:val="00BF2ECC"/>
    <w:rsid w:val="00BF3797"/>
    <w:rsid w:val="00BF3867"/>
    <w:rsid w:val="00BF38D9"/>
    <w:rsid w:val="00BF3DC0"/>
    <w:rsid w:val="00BF3DE2"/>
    <w:rsid w:val="00BF440F"/>
    <w:rsid w:val="00BF4466"/>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3F1"/>
    <w:rsid w:val="00C077F3"/>
    <w:rsid w:val="00C07ACD"/>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E3D"/>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3C67"/>
    <w:rsid w:val="00C344C7"/>
    <w:rsid w:val="00C34630"/>
    <w:rsid w:val="00C34BB3"/>
    <w:rsid w:val="00C34D36"/>
    <w:rsid w:val="00C35298"/>
    <w:rsid w:val="00C35327"/>
    <w:rsid w:val="00C35446"/>
    <w:rsid w:val="00C35546"/>
    <w:rsid w:val="00C3649E"/>
    <w:rsid w:val="00C36811"/>
    <w:rsid w:val="00C368CF"/>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2AA1"/>
    <w:rsid w:val="00C534BC"/>
    <w:rsid w:val="00C537EE"/>
    <w:rsid w:val="00C53DD9"/>
    <w:rsid w:val="00C545E3"/>
    <w:rsid w:val="00C54BFE"/>
    <w:rsid w:val="00C54D07"/>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555"/>
    <w:rsid w:val="00C927D4"/>
    <w:rsid w:val="00C92862"/>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3D0E"/>
    <w:rsid w:val="00CA4C22"/>
    <w:rsid w:val="00CA4EE5"/>
    <w:rsid w:val="00CA50E1"/>
    <w:rsid w:val="00CA5D91"/>
    <w:rsid w:val="00CA6798"/>
    <w:rsid w:val="00CA739E"/>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684"/>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5E4D"/>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4E65"/>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6A4F"/>
    <w:rsid w:val="00CE70B6"/>
    <w:rsid w:val="00CE778B"/>
    <w:rsid w:val="00CE7B07"/>
    <w:rsid w:val="00CE7C07"/>
    <w:rsid w:val="00CE7F23"/>
    <w:rsid w:val="00CF0CA9"/>
    <w:rsid w:val="00CF103B"/>
    <w:rsid w:val="00CF148D"/>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9C0"/>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ADB"/>
    <w:rsid w:val="00D26FE1"/>
    <w:rsid w:val="00D27B0E"/>
    <w:rsid w:val="00D27BD8"/>
    <w:rsid w:val="00D27E79"/>
    <w:rsid w:val="00D27F0C"/>
    <w:rsid w:val="00D30454"/>
    <w:rsid w:val="00D30503"/>
    <w:rsid w:val="00D30648"/>
    <w:rsid w:val="00D30FDD"/>
    <w:rsid w:val="00D32560"/>
    <w:rsid w:val="00D32703"/>
    <w:rsid w:val="00D32CAD"/>
    <w:rsid w:val="00D33763"/>
    <w:rsid w:val="00D33BA7"/>
    <w:rsid w:val="00D33FAE"/>
    <w:rsid w:val="00D3479C"/>
    <w:rsid w:val="00D35328"/>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4312"/>
    <w:rsid w:val="00D5514F"/>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AC9"/>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10E9"/>
    <w:rsid w:val="00D8136F"/>
    <w:rsid w:val="00D81D24"/>
    <w:rsid w:val="00D81FFB"/>
    <w:rsid w:val="00D82FC1"/>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B026F"/>
    <w:rsid w:val="00DB069C"/>
    <w:rsid w:val="00DB0FC4"/>
    <w:rsid w:val="00DB1FB4"/>
    <w:rsid w:val="00DB22FC"/>
    <w:rsid w:val="00DB24C2"/>
    <w:rsid w:val="00DB3EFB"/>
    <w:rsid w:val="00DB41C1"/>
    <w:rsid w:val="00DB4B41"/>
    <w:rsid w:val="00DB4E8F"/>
    <w:rsid w:val="00DB4ECA"/>
    <w:rsid w:val="00DB4EED"/>
    <w:rsid w:val="00DB4FE7"/>
    <w:rsid w:val="00DB5030"/>
    <w:rsid w:val="00DB5C38"/>
    <w:rsid w:val="00DB5C56"/>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A6E"/>
    <w:rsid w:val="00DD1BA4"/>
    <w:rsid w:val="00DD2365"/>
    <w:rsid w:val="00DD27F8"/>
    <w:rsid w:val="00DD2FBA"/>
    <w:rsid w:val="00DD3AC0"/>
    <w:rsid w:val="00DD3DD7"/>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00FF"/>
    <w:rsid w:val="00DF1262"/>
    <w:rsid w:val="00DF2283"/>
    <w:rsid w:val="00DF317A"/>
    <w:rsid w:val="00DF33D4"/>
    <w:rsid w:val="00DF366C"/>
    <w:rsid w:val="00DF4749"/>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4CD"/>
    <w:rsid w:val="00E06EEF"/>
    <w:rsid w:val="00E07CE5"/>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ECA"/>
    <w:rsid w:val="00E17AE9"/>
    <w:rsid w:val="00E17E5A"/>
    <w:rsid w:val="00E20267"/>
    <w:rsid w:val="00E20330"/>
    <w:rsid w:val="00E21836"/>
    <w:rsid w:val="00E22414"/>
    <w:rsid w:val="00E22CA9"/>
    <w:rsid w:val="00E22F29"/>
    <w:rsid w:val="00E234BF"/>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4A79"/>
    <w:rsid w:val="00E54BDC"/>
    <w:rsid w:val="00E54F4A"/>
    <w:rsid w:val="00E560E4"/>
    <w:rsid w:val="00E56F86"/>
    <w:rsid w:val="00E57893"/>
    <w:rsid w:val="00E57ADB"/>
    <w:rsid w:val="00E60373"/>
    <w:rsid w:val="00E607D3"/>
    <w:rsid w:val="00E60CB2"/>
    <w:rsid w:val="00E60DE9"/>
    <w:rsid w:val="00E61099"/>
    <w:rsid w:val="00E61BD5"/>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68A"/>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580"/>
    <w:rsid w:val="00E81B3E"/>
    <w:rsid w:val="00E82D06"/>
    <w:rsid w:val="00E82E13"/>
    <w:rsid w:val="00E83F25"/>
    <w:rsid w:val="00E8446A"/>
    <w:rsid w:val="00E84AA3"/>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5F70"/>
    <w:rsid w:val="00EA6632"/>
    <w:rsid w:val="00EA6AB9"/>
    <w:rsid w:val="00EB1203"/>
    <w:rsid w:val="00EB1A64"/>
    <w:rsid w:val="00EB2392"/>
    <w:rsid w:val="00EB3293"/>
    <w:rsid w:val="00EB36F6"/>
    <w:rsid w:val="00EB38D7"/>
    <w:rsid w:val="00EB4B42"/>
    <w:rsid w:val="00EB53B8"/>
    <w:rsid w:val="00EB57E2"/>
    <w:rsid w:val="00EB5863"/>
    <w:rsid w:val="00EB5BCC"/>
    <w:rsid w:val="00EB6073"/>
    <w:rsid w:val="00EB632C"/>
    <w:rsid w:val="00EB6441"/>
    <w:rsid w:val="00EB6CEE"/>
    <w:rsid w:val="00EB7019"/>
    <w:rsid w:val="00EB727D"/>
    <w:rsid w:val="00EB7A38"/>
    <w:rsid w:val="00EB7B0D"/>
    <w:rsid w:val="00EB7E1B"/>
    <w:rsid w:val="00EC0C05"/>
    <w:rsid w:val="00EC19A0"/>
    <w:rsid w:val="00EC1CB1"/>
    <w:rsid w:val="00EC20E2"/>
    <w:rsid w:val="00EC2539"/>
    <w:rsid w:val="00EC2B98"/>
    <w:rsid w:val="00EC2FF4"/>
    <w:rsid w:val="00EC330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4453"/>
    <w:rsid w:val="00ED481E"/>
    <w:rsid w:val="00ED48F5"/>
    <w:rsid w:val="00ED4B61"/>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82"/>
    <w:rsid w:val="00EE1A94"/>
    <w:rsid w:val="00EE1D08"/>
    <w:rsid w:val="00EE28FB"/>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1A8"/>
    <w:rsid w:val="00EF6328"/>
    <w:rsid w:val="00EF684E"/>
    <w:rsid w:val="00EF6949"/>
    <w:rsid w:val="00EF6FD6"/>
    <w:rsid w:val="00EF73AC"/>
    <w:rsid w:val="00EF73E8"/>
    <w:rsid w:val="00EF75DA"/>
    <w:rsid w:val="00F01053"/>
    <w:rsid w:val="00F017AC"/>
    <w:rsid w:val="00F01901"/>
    <w:rsid w:val="00F01B90"/>
    <w:rsid w:val="00F01DB3"/>
    <w:rsid w:val="00F01EC5"/>
    <w:rsid w:val="00F01F9F"/>
    <w:rsid w:val="00F02F0C"/>
    <w:rsid w:val="00F0378B"/>
    <w:rsid w:val="00F03876"/>
    <w:rsid w:val="00F04698"/>
    <w:rsid w:val="00F04B14"/>
    <w:rsid w:val="00F05A28"/>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4A7E"/>
    <w:rsid w:val="00F15725"/>
    <w:rsid w:val="00F16232"/>
    <w:rsid w:val="00F16558"/>
    <w:rsid w:val="00F165B2"/>
    <w:rsid w:val="00F1759B"/>
    <w:rsid w:val="00F17B51"/>
    <w:rsid w:val="00F17CBD"/>
    <w:rsid w:val="00F20094"/>
    <w:rsid w:val="00F21559"/>
    <w:rsid w:val="00F21718"/>
    <w:rsid w:val="00F21774"/>
    <w:rsid w:val="00F21BD4"/>
    <w:rsid w:val="00F22A53"/>
    <w:rsid w:val="00F22B21"/>
    <w:rsid w:val="00F23057"/>
    <w:rsid w:val="00F230DF"/>
    <w:rsid w:val="00F2312C"/>
    <w:rsid w:val="00F243BF"/>
    <w:rsid w:val="00F2504C"/>
    <w:rsid w:val="00F255D1"/>
    <w:rsid w:val="00F2577D"/>
    <w:rsid w:val="00F258A4"/>
    <w:rsid w:val="00F25C08"/>
    <w:rsid w:val="00F2624E"/>
    <w:rsid w:val="00F2647B"/>
    <w:rsid w:val="00F26B99"/>
    <w:rsid w:val="00F27087"/>
    <w:rsid w:val="00F2756E"/>
    <w:rsid w:val="00F2777E"/>
    <w:rsid w:val="00F27E43"/>
    <w:rsid w:val="00F30764"/>
    <w:rsid w:val="00F3157E"/>
    <w:rsid w:val="00F31AE0"/>
    <w:rsid w:val="00F322DC"/>
    <w:rsid w:val="00F33264"/>
    <w:rsid w:val="00F33537"/>
    <w:rsid w:val="00F33659"/>
    <w:rsid w:val="00F34F56"/>
    <w:rsid w:val="00F35236"/>
    <w:rsid w:val="00F361A5"/>
    <w:rsid w:val="00F367B6"/>
    <w:rsid w:val="00F3719B"/>
    <w:rsid w:val="00F371CB"/>
    <w:rsid w:val="00F37307"/>
    <w:rsid w:val="00F37451"/>
    <w:rsid w:val="00F37823"/>
    <w:rsid w:val="00F378F0"/>
    <w:rsid w:val="00F37EDF"/>
    <w:rsid w:val="00F402B4"/>
    <w:rsid w:val="00F42018"/>
    <w:rsid w:val="00F42841"/>
    <w:rsid w:val="00F42872"/>
    <w:rsid w:val="00F429F7"/>
    <w:rsid w:val="00F42F03"/>
    <w:rsid w:val="00F435C1"/>
    <w:rsid w:val="00F4361A"/>
    <w:rsid w:val="00F4414B"/>
    <w:rsid w:val="00F44C54"/>
    <w:rsid w:val="00F44F2F"/>
    <w:rsid w:val="00F454BA"/>
    <w:rsid w:val="00F460FF"/>
    <w:rsid w:val="00F47F69"/>
    <w:rsid w:val="00F5048F"/>
    <w:rsid w:val="00F50E9A"/>
    <w:rsid w:val="00F51C92"/>
    <w:rsid w:val="00F52A33"/>
    <w:rsid w:val="00F52C85"/>
    <w:rsid w:val="00F52CEB"/>
    <w:rsid w:val="00F5407F"/>
    <w:rsid w:val="00F5473F"/>
    <w:rsid w:val="00F54CD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4474"/>
    <w:rsid w:val="00F7531C"/>
    <w:rsid w:val="00F7637E"/>
    <w:rsid w:val="00F767A9"/>
    <w:rsid w:val="00F769DB"/>
    <w:rsid w:val="00F76B24"/>
    <w:rsid w:val="00F76DF2"/>
    <w:rsid w:val="00F76E8B"/>
    <w:rsid w:val="00F76F60"/>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519"/>
    <w:rsid w:val="00FA0A48"/>
    <w:rsid w:val="00FA13C5"/>
    <w:rsid w:val="00FA1EC4"/>
    <w:rsid w:val="00FA20D2"/>
    <w:rsid w:val="00FA3315"/>
    <w:rsid w:val="00FA3D27"/>
    <w:rsid w:val="00FA4269"/>
    <w:rsid w:val="00FA4E8C"/>
    <w:rsid w:val="00FA515F"/>
    <w:rsid w:val="00FA5B37"/>
    <w:rsid w:val="00FA5D70"/>
    <w:rsid w:val="00FA67A3"/>
    <w:rsid w:val="00FA7190"/>
    <w:rsid w:val="00FA71F6"/>
    <w:rsid w:val="00FA72C4"/>
    <w:rsid w:val="00FA7416"/>
    <w:rsid w:val="00FA7755"/>
    <w:rsid w:val="00FB0441"/>
    <w:rsid w:val="00FB0519"/>
    <w:rsid w:val="00FB05F4"/>
    <w:rsid w:val="00FB17A7"/>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C7F48"/>
    <w:rsid w:val="00FD0BCB"/>
    <w:rsid w:val="00FD0F0C"/>
    <w:rsid w:val="00FD13AE"/>
    <w:rsid w:val="00FD1668"/>
    <w:rsid w:val="00FD2DBC"/>
    <w:rsid w:val="00FD3A96"/>
    <w:rsid w:val="00FD3CAB"/>
    <w:rsid w:val="00FD4207"/>
    <w:rsid w:val="00FD4617"/>
    <w:rsid w:val="00FD4FDA"/>
    <w:rsid w:val="00FD5937"/>
    <w:rsid w:val="00FD7117"/>
    <w:rsid w:val="00FD7197"/>
    <w:rsid w:val="00FD727C"/>
    <w:rsid w:val="00FD75B9"/>
    <w:rsid w:val="00FE05FA"/>
    <w:rsid w:val="00FE0900"/>
    <w:rsid w:val="00FE1277"/>
    <w:rsid w:val="00FE1617"/>
    <w:rsid w:val="00FE1888"/>
    <w:rsid w:val="00FE1F03"/>
    <w:rsid w:val="00FE22C3"/>
    <w:rsid w:val="00FE26DA"/>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2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2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28"/>
      </w:numPr>
      <w:tabs>
        <w:tab w:val="clear" w:pos="926"/>
        <w:tab w:val="left" w:pos="800"/>
      </w:tabs>
    </w:pPr>
  </w:style>
  <w:style w:type="paragraph" w:styleId="ListNumber3">
    <w:name w:val="List Number 3"/>
    <w:basedOn w:val="Normal"/>
    <w:rsid w:val="00BF0890"/>
    <w:pPr>
      <w:numPr>
        <w:numId w:val="29"/>
      </w:numPr>
      <w:tabs>
        <w:tab w:val="clear" w:pos="1209"/>
        <w:tab w:val="left" w:pos="1200"/>
      </w:tabs>
    </w:pPr>
  </w:style>
  <w:style w:type="paragraph" w:styleId="ListNumber4">
    <w:name w:val="List Number 4"/>
    <w:basedOn w:val="Normal"/>
    <w:rsid w:val="00BF0890"/>
    <w:pPr>
      <w:numPr>
        <w:numId w:val="3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2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2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25"/>
      </w:numPr>
      <w:tabs>
        <w:tab w:val="clear" w:pos="400"/>
        <w:tab w:val="left" w:pos="800"/>
      </w:tabs>
    </w:pPr>
  </w:style>
  <w:style w:type="paragraph" w:styleId="ListContinue3">
    <w:name w:val="List Continue 3"/>
    <w:basedOn w:val="ListContinue"/>
    <w:rsid w:val="00BF0890"/>
    <w:pPr>
      <w:numPr>
        <w:ilvl w:val="2"/>
        <w:numId w:val="25"/>
      </w:numPr>
      <w:tabs>
        <w:tab w:val="clear" w:pos="400"/>
        <w:tab w:val="left" w:pos="1200"/>
      </w:tabs>
    </w:pPr>
  </w:style>
  <w:style w:type="paragraph" w:styleId="ListContinue4">
    <w:name w:val="List Continue 4"/>
    <w:basedOn w:val="ListContinue"/>
    <w:rsid w:val="00BF0890"/>
    <w:pPr>
      <w:numPr>
        <w:numId w:val="2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10"/>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1"/>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4"/>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5"/>
      </w:numPr>
      <w:spacing w:after="0"/>
    </w:pPr>
    <w:rPr>
      <w:rFonts w:eastAsia="Calibri"/>
      <w:i w:val="0"/>
      <w:iCs/>
      <w:szCs w:val="24"/>
      <w:lang w:val="en-US" w:eastAsia="en-US"/>
    </w:rPr>
  </w:style>
  <w:style w:type="paragraph" w:customStyle="1" w:styleId="na3">
    <w:name w:val="na3"/>
    <w:basedOn w:val="a3"/>
    <w:next w:val="Normal"/>
    <w:rsid w:val="00DE379F"/>
    <w:pPr>
      <w:numPr>
        <w:numId w:val="15"/>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5"/>
      </w:numPr>
      <w:spacing w:after="0"/>
    </w:pPr>
    <w:rPr>
      <w:rFonts w:eastAsia="Calibri"/>
      <w:szCs w:val="24"/>
      <w:lang w:val="en-US" w:eastAsia="en-US"/>
    </w:rPr>
  </w:style>
  <w:style w:type="paragraph" w:customStyle="1" w:styleId="na6">
    <w:name w:val="na6"/>
    <w:basedOn w:val="a6"/>
    <w:next w:val="Normal"/>
    <w:rsid w:val="00DE379F"/>
    <w:pPr>
      <w:numPr>
        <w:numId w:val="15"/>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9"/>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yperlink" Target="mailto:info@iho.i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microsoft.com/office/2016/09/relationships/commentsIds" Target="commentsIds.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commentsExtended" Target="commentsExtended.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comments" Target="comments.xml"/><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hyperlink" Target="https://registry/iho.in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yperlink" Target="https://registry.iho.int"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14</Pages>
  <Words>4266</Words>
  <Characters>24318</Characters>
  <Application>Microsoft Office Word</Application>
  <DocSecurity>0</DocSecurity>
  <Lines>202</Lines>
  <Paragraphs>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28527</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18</cp:revision>
  <cp:lastPrinted>2023-06-09T07:47:00Z</cp:lastPrinted>
  <dcterms:created xsi:type="dcterms:W3CDTF">2025-02-25T03:03:00Z</dcterms:created>
  <dcterms:modified xsi:type="dcterms:W3CDTF">2026-10-19T12:15:00Z</dcterms:modified>
</cp:coreProperties>
</file>